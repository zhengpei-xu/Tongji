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1DE95" w14:textId="693C323C" w:rsidR="00945AB5" w:rsidRDefault="002C25DB">
      <w:pPr>
        <w:pStyle w:val="a"/>
        <w:jc w:val="both"/>
      </w:pPr>
      <w:r>
        <w:rPr>
          <w:rFonts w:hint="eastAsia"/>
        </w:rPr>
        <w:t>骑行空间组织</w:t>
      </w:r>
      <w:ins w:id="0" w:author="Xingang Zhou" w:date="2026-09-30T11:15:00Z">
        <w:r w:rsidR="00FE6735">
          <w:rPr>
            <w:rFonts w:hint="eastAsia"/>
          </w:rPr>
          <w:t>L</w:t>
        </w:r>
        <w:r w:rsidR="00FE6735">
          <w:t xml:space="preserve">TS  </w:t>
        </w:r>
        <w:proofErr w:type="spellStart"/>
        <w:r w:rsidR="00FE6735">
          <w:t>bikability</w:t>
        </w:r>
      </w:ins>
      <w:proofErr w:type="spellEnd"/>
      <w:r>
        <w:rPr>
          <w:rFonts w:hint="eastAsia"/>
        </w:rPr>
        <w:t>——上海与</w:t>
      </w:r>
      <w:ins w:id="1" w:author="pippin hsu" w:date="2026-09-30T17:44:00Z" w16du:dateUtc="2026-09-30T09:44:00Z">
        <w:r w:rsidR="00A70961">
          <w:rPr>
            <w:rFonts w:hint="eastAsia"/>
          </w:rPr>
          <w:t>伦敦</w:t>
        </w:r>
      </w:ins>
      <w:del w:id="2" w:author="pippin hsu" w:date="2026-09-30T17:44:00Z" w16du:dateUtc="2026-09-30T09:44:00Z">
        <w:r w:rsidDel="00A70961">
          <w:rPr>
            <w:rFonts w:hint="eastAsia"/>
          </w:rPr>
          <w:delText>大阪</w:delText>
        </w:r>
      </w:del>
      <w:r>
        <w:rPr>
          <w:rFonts w:hint="eastAsia"/>
        </w:rPr>
        <w:t>的比较</w:t>
      </w:r>
    </w:p>
    <w:p w14:paraId="2774CA01" w14:textId="77777777" w:rsidR="00945AB5" w:rsidRDefault="002C25DB">
      <w:pPr>
        <w:spacing w:after="163"/>
        <w:ind w:firstLineChars="0" w:firstLine="0"/>
      </w:pPr>
      <w:r>
        <w:rPr>
          <w:rFonts w:hint="eastAsia"/>
        </w:rPr>
        <w:t>Spatial Organization of Cycling in Rail-Transit-Oriented Cities: A Comparison of Shanghai and Osaka</w:t>
      </w:r>
    </w:p>
    <w:p w14:paraId="467653F7" w14:textId="77777777" w:rsidR="00945AB5" w:rsidRDefault="00945AB5">
      <w:pPr>
        <w:spacing w:after="163"/>
        <w:ind w:firstLineChars="0" w:firstLine="0"/>
        <w:jc w:val="left"/>
      </w:pPr>
    </w:p>
    <w:p w14:paraId="44800F22" w14:textId="77777777" w:rsidR="00945AB5" w:rsidRDefault="00945AB5">
      <w:pPr>
        <w:spacing w:after="163"/>
        <w:ind w:firstLineChars="0" w:firstLine="0"/>
        <w:jc w:val="left"/>
      </w:pPr>
    </w:p>
    <w:p w14:paraId="7FD17479" w14:textId="77777777" w:rsidR="00945AB5" w:rsidRDefault="002C25DB">
      <w:pPr>
        <w:spacing w:after="163"/>
        <w:ind w:firstLineChars="0" w:firstLine="0"/>
      </w:pPr>
      <w:r>
        <w:rPr>
          <w:rFonts w:hint="eastAsia"/>
          <w:b/>
          <w:bCs/>
        </w:rPr>
        <w:t>摘要</w:t>
      </w:r>
      <w:r>
        <w:rPr>
          <w:rFonts w:hint="eastAsia"/>
          <w:b/>
          <w:bCs/>
        </w:rPr>
        <w:t>:</w:t>
      </w:r>
      <w:r>
        <w:rPr>
          <w:rFonts w:hint="eastAsia"/>
        </w:rPr>
        <w:t>在高度轨道化的大都市中，骑行与轨道交通的空间关系已超越单一的“到站接驳”功能。本文以上海与大阪为例，从节点吸附、网络延伸与城市结构差异三个层面构建“轨道—骑行空间组织”的比较分析框架：首先识别骑行活动与自行车设施围绕轨道节点的集聚程度，刻画节点关系；进而考察高强度骑行网络突破传统</w:t>
      </w:r>
      <w:r>
        <w:rPr>
          <w:rFonts w:hint="eastAsia"/>
        </w:rPr>
        <w:t>TOD</w:t>
      </w:r>
      <w:r>
        <w:rPr>
          <w:rFonts w:hint="eastAsia"/>
        </w:rPr>
        <w:t>步行圈、形成连续走廊乃至“轨道补网”的现象，识别网络关系；最后比较中心—外围区位、轨道密度与街道环境对不同空间关系的影响，揭示城市结构差异。研究表明，不应预设统一的“自行车—轨道互补”模式，两市比较应聚焦空间组织模式而非绝对骑行量。研究结论可为面向中国</w:t>
      </w:r>
      <w:r>
        <w:rPr>
          <w:rFonts w:hint="eastAsia"/>
        </w:rPr>
        <w:t>TOD</w:t>
      </w:r>
      <w:r>
        <w:rPr>
          <w:rFonts w:hint="eastAsia"/>
        </w:rPr>
        <w:t>的骑行空间规划提供参考。</w:t>
      </w:r>
    </w:p>
    <w:p w14:paraId="216E4018" w14:textId="77777777" w:rsidR="00945AB5" w:rsidRDefault="002C25DB">
      <w:pPr>
        <w:spacing w:after="163"/>
        <w:ind w:firstLineChars="0" w:firstLine="0"/>
      </w:pPr>
      <w:r>
        <w:rPr>
          <w:rFonts w:hint="eastAsia"/>
          <w:b/>
          <w:bCs/>
        </w:rPr>
        <w:t>Abstract</w:t>
      </w:r>
      <w:r>
        <w:rPr>
          <w:rFonts w:hint="eastAsia"/>
          <w:b/>
          <w:bCs/>
        </w:rPr>
        <w:t>：</w:t>
      </w:r>
      <w:r>
        <w:t>In highly rail-oriented metropolises, the spatial relationship between cycling and rail transit has transcended the single function of "station access." Taking Shanghai and Osaka as cases, this paper constructs a comparative analytical framework for "rail–cycling spatial organization" from three dimensions: node agglomeration, network extension, and urban structural differences. First, it identifies the degree to which cycling activities and bicycle facilities cluster around rail nodes, thereby characterizing the node relationship. It then examines how high-intensity cycling networks break through the conventional TOD pedestrian catchment, forming continuous corridors and even a phenomenon of "transit-network supplementation" by cycling, thereby identifying the network relationship. Finally, it compares how center–periphery location, rail network density, and street environments shape these different spatial relationships, revealing urban structural differences. The findings indicate that a uniform "bicycle–rail complementarity" model should not be presupposed, and that comparisons between the two cities should focus on spatial organization patterns rather than absolute cycling volumes. The conclusions can provide a reference for cycling space planning oriented toward TOD in China.</w:t>
      </w:r>
    </w:p>
    <w:p w14:paraId="1D9D8F32" w14:textId="77777777" w:rsidR="00945AB5" w:rsidRDefault="00945AB5">
      <w:pPr>
        <w:spacing w:after="163"/>
        <w:ind w:firstLineChars="0" w:firstLine="0"/>
      </w:pPr>
    </w:p>
    <w:p w14:paraId="408B26AA" w14:textId="77777777" w:rsidR="00945AB5" w:rsidRDefault="002C25DB">
      <w:pPr>
        <w:spacing w:after="163"/>
        <w:ind w:firstLineChars="0" w:firstLine="0"/>
      </w:pPr>
      <w:r>
        <w:rPr>
          <w:rFonts w:hint="eastAsia"/>
          <w:b/>
          <w:bCs/>
        </w:rPr>
        <w:t>关键词：</w:t>
      </w:r>
      <w:r>
        <w:rPr>
          <w:rFonts w:hint="eastAsia"/>
        </w:rPr>
        <w:t>轨道交通；骑行空间组织；</w:t>
      </w:r>
      <w:r>
        <w:rPr>
          <w:rFonts w:hint="eastAsia"/>
        </w:rPr>
        <w:t>TOD</w:t>
      </w:r>
      <w:r>
        <w:rPr>
          <w:rFonts w:hint="eastAsia"/>
        </w:rPr>
        <w:t>；上海；大阪</w:t>
      </w:r>
    </w:p>
    <w:p w14:paraId="355715C2" w14:textId="77777777" w:rsidR="00945AB5" w:rsidRDefault="002C25DB">
      <w:pPr>
        <w:spacing w:after="163"/>
        <w:ind w:firstLineChars="0" w:firstLine="0"/>
      </w:pPr>
      <w:r>
        <w:rPr>
          <w:rFonts w:hint="eastAsia"/>
          <w:b/>
          <w:bCs/>
        </w:rPr>
        <w:t>Keywords</w:t>
      </w:r>
      <w:r>
        <w:rPr>
          <w:rFonts w:hint="eastAsia"/>
          <w:b/>
          <w:bCs/>
        </w:rPr>
        <w:t>：</w:t>
      </w:r>
      <w:r>
        <w:rPr>
          <w:rFonts w:hint="eastAsia"/>
        </w:rPr>
        <w:t>rail transit; cycling spatial organization; TOD; Shanghai; Osaka</w:t>
      </w:r>
    </w:p>
    <w:p w14:paraId="68EA90AF" w14:textId="77777777" w:rsidR="00945AB5" w:rsidRDefault="00945AB5">
      <w:pPr>
        <w:spacing w:after="163"/>
        <w:ind w:firstLineChars="0" w:firstLine="0"/>
      </w:pPr>
    </w:p>
    <w:p w14:paraId="09BD8848" w14:textId="77777777" w:rsidR="00945AB5" w:rsidRDefault="002C25DB">
      <w:pPr>
        <w:pStyle w:val="Heading1"/>
        <w:numPr>
          <w:ilvl w:val="0"/>
          <w:numId w:val="0"/>
        </w:numPr>
        <w:spacing w:after="65"/>
        <w:jc w:val="left"/>
      </w:pPr>
      <w:r>
        <w:rPr>
          <w:rFonts w:hint="eastAsia"/>
        </w:rPr>
        <w:lastRenderedPageBreak/>
        <w:t>引言</w:t>
      </w:r>
    </w:p>
    <w:p w14:paraId="4721EB8D" w14:textId="77777777" w:rsidR="00945AB5" w:rsidRDefault="002C25DB">
      <w:pPr>
        <w:spacing w:after="163"/>
        <w:ind w:firstLine="420"/>
      </w:pPr>
      <w:r>
        <w:rPr>
          <w:rFonts w:hint="eastAsia"/>
        </w:rPr>
        <w:t>在全球城市化进程中，城市轨道交通规模的持续拓展正在深刻重塑大都市的空间结构与日常通勤模式。自</w:t>
      </w:r>
      <w:r>
        <w:rPr>
          <w:rFonts w:hint="eastAsia"/>
        </w:rPr>
        <w:t>20</w:t>
      </w:r>
      <w:r>
        <w:rPr>
          <w:rFonts w:hint="eastAsia"/>
        </w:rPr>
        <w:t>世纪末以来，公共交通导向型开发（</w:t>
      </w:r>
      <w:r>
        <w:rPr>
          <w:rFonts w:hint="eastAsia"/>
        </w:rPr>
        <w:t>TOD</w:t>
      </w:r>
      <w:r>
        <w:rPr>
          <w:rFonts w:hint="eastAsia"/>
        </w:rPr>
        <w:t>）理论从新城市主义的核心工具之一，逐步演变为涵盖交通规划、空间营造、社会公平与经济发展等多重目标的综合性城市发展范式</w:t>
      </w:r>
      <w:r>
        <w:rPr>
          <w:rFonts w:hint="eastAsia"/>
        </w:rPr>
        <w:t>[1]</w:t>
      </w:r>
      <w:r>
        <w:rPr>
          <w:rFonts w:hint="eastAsia"/>
        </w:rPr>
        <w:t>。在此发展背景下，自行车凭借低碳环保、机动灵活，且适配中短距离出行的固有优势，长期被纳入</w:t>
      </w:r>
      <w:r>
        <w:rPr>
          <w:rFonts w:hint="eastAsia"/>
        </w:rPr>
        <w:t>TOD</w:t>
      </w:r>
      <w:r>
        <w:rPr>
          <w:rFonts w:hint="eastAsia"/>
        </w:rPr>
        <w:t>体系的“最后一公里”接驳框架中，但其空间价值往往局限于轨道站点的附属功能。然而，随着轨道网络在城市尺度上的深度渗透，骑行活动所展现的多层次空间分布特征，已远非“到站接驳”所能涵盖。</w:t>
      </w:r>
    </w:p>
    <w:p w14:paraId="7B565F4E" w14:textId="77777777" w:rsidR="00945AB5" w:rsidRDefault="002C25DB">
      <w:pPr>
        <w:spacing w:after="163"/>
        <w:ind w:firstLine="420"/>
      </w:pPr>
      <w:r>
        <w:rPr>
          <w:rFonts w:hint="eastAsia"/>
        </w:rPr>
        <w:t>在高度轨道化的大都市中，骑行并不只是“到站接驳”。它可能同时表现为围绕轨道节点的集聚、沿街道网络的延伸，以及在不同城市结构中的功能分化。本文的分析框架围绕三个层面展开：其一，节点关系，即骑行和自行车设施在多大程度上围绕轨道站集聚；其二，网络关系，即骑行是否突破传统</w:t>
      </w:r>
      <w:r>
        <w:rPr>
          <w:rFonts w:hint="eastAsia"/>
        </w:rPr>
        <w:t>TOD</w:t>
      </w:r>
      <w:r>
        <w:rPr>
          <w:rFonts w:hint="eastAsia"/>
        </w:rPr>
        <w:t>步行圈并形成连续或相对独立的骑行网络；其三，城市结构差异，即在中心与外围、轨道密集与稀缺地区中，上述关系如何变化。这意味着，理解骑行在轨道导向城市中的作用，需要将视角从“接驳方式的效率”转换为“空间组织的逻辑”，即把骑行视为与轨道网络并存、互动、并且可能在局部形成补缺关系的一套空间网络，而非轨道站点的附属设施。</w:t>
      </w:r>
    </w:p>
    <w:p w14:paraId="3B93206F" w14:textId="77777777" w:rsidR="00945AB5" w:rsidRDefault="002C25DB">
      <w:pPr>
        <w:spacing w:after="163"/>
        <w:ind w:firstLine="420"/>
      </w:pPr>
      <w:r>
        <w:rPr>
          <w:rFonts w:hint="eastAsia"/>
        </w:rPr>
        <w:t>尽管既有研究已从接驳效率、设施配置等角度对自行车与轨道交通的关系做了大量讨论，但在两个方向上仍有推进空间。其一，多数研究聚焦于单一尺度——站点尺度的接驳距离与设施布局，网络尺度的廊道连续性，或城市尺度的整体供需关系，尺度之间缺乏连贯的分析链条，难以刻画骑行由“节点吸附”经“网络延伸”到“面域补缺”的完整过程。其二，跨城市比较多以骑行量、接驳率或使用者特征为对象，较少直接比较“轨道—骑行空间组织”本身；而对于轨道条件相近、自行车体系迥异的城市，这一比较恰能剥离轨道结构的干扰，识别设施与制度背景对空间组织的作用。上述两点，构成本文的研究切入点。</w:t>
      </w:r>
    </w:p>
    <w:p w14:paraId="165007C9" w14:textId="77777777" w:rsidR="00945AB5" w:rsidRDefault="002C25DB">
      <w:pPr>
        <w:spacing w:after="163"/>
        <w:ind w:firstLine="420"/>
      </w:pPr>
      <w:r>
        <w:rPr>
          <w:rFonts w:hint="eastAsia"/>
        </w:rPr>
        <w:t>本文的贡献主要体现在三个方面。在理论上，提出并检验“节点—网络—城市结构”的多尺度骑行空间组织框架，把自行车—轨道关系的研究对象由“接驳效率”推进到“空间组织模式”，从而回答“骑行以何种空间方式嵌入轨道导向城市”，而不止于回答“骑行量有多少”。在方法上，通过“同构的轨道导向结构、异质的自行车体系”这一对照设计，为跨城市比较提供了一条剥离轨道条件、凸显设施与制度背景作用的分析路径，并以可比的指标定义回应两市数据来源不一致的难题。在实践上，研究结论可为面向中国</w:t>
      </w:r>
      <w:r>
        <w:rPr>
          <w:rFonts w:hint="eastAsia"/>
        </w:rPr>
        <w:t>TOD</w:t>
      </w:r>
      <w:r>
        <w:rPr>
          <w:rFonts w:hint="eastAsia"/>
        </w:rPr>
        <w:t>的骑行空间规划提供依据，即由“固定步行圈内的站口接驳”转向“依据实际骑行网络识别的功能性骑行腹地”，并在中心区与外围区采取差异化的骑行—轨道整合策略。</w:t>
      </w:r>
    </w:p>
    <w:p w14:paraId="17476C1C" w14:textId="77777777" w:rsidR="00945AB5" w:rsidRDefault="002C25DB">
      <w:pPr>
        <w:pStyle w:val="Heading1"/>
        <w:numPr>
          <w:ilvl w:val="0"/>
          <w:numId w:val="0"/>
        </w:numPr>
        <w:spacing w:after="65"/>
      </w:pPr>
      <w:r>
        <w:rPr>
          <w:rFonts w:hint="eastAsia"/>
        </w:rPr>
        <w:t>1  TOD</w:t>
      </w:r>
      <w:r>
        <w:rPr>
          <w:rFonts w:hint="eastAsia"/>
        </w:rPr>
        <w:t>下的骑行空间组织</w:t>
      </w:r>
    </w:p>
    <w:p w14:paraId="2A0B2997" w14:textId="77777777" w:rsidR="00945AB5" w:rsidRDefault="002C25DB">
      <w:pPr>
        <w:spacing w:after="163"/>
        <w:ind w:firstLine="420"/>
      </w:pPr>
      <w:r>
        <w:rPr>
          <w:rFonts w:hint="eastAsia"/>
        </w:rPr>
        <w:t>轨道交通是</w:t>
      </w:r>
      <w:r>
        <w:rPr>
          <w:rFonts w:hint="eastAsia"/>
        </w:rPr>
        <w:t>TOD</w:t>
      </w:r>
      <w:r>
        <w:rPr>
          <w:rFonts w:hint="eastAsia"/>
        </w:rPr>
        <w:t>模式的重要支撑，</w:t>
      </w:r>
      <w:r>
        <w:rPr>
          <w:rFonts w:hint="eastAsia"/>
        </w:rPr>
        <w:t>TOD</w:t>
      </w:r>
      <w:r>
        <w:rPr>
          <w:rFonts w:hint="eastAsia"/>
        </w:rPr>
        <w:t>理论的落地效果很大程度上取决于轨道站点的多模式</w:t>
      </w:r>
      <w:r>
        <w:rPr>
          <w:rFonts w:hint="eastAsia"/>
        </w:rPr>
        <w:lastRenderedPageBreak/>
        <w:t>交通接驳水平。随着相关理论不断发展，</w:t>
      </w:r>
      <w:r>
        <w:rPr>
          <w:rFonts w:hint="eastAsia"/>
        </w:rPr>
        <w:t>TOD</w:t>
      </w:r>
      <w:r>
        <w:rPr>
          <w:rFonts w:hint="eastAsia"/>
        </w:rPr>
        <w:t>的研究对象已由单一站点周边扩展至交通廊道乃至整个城市，并从物质空间设计进一步拓展至交通、经济、社会和环境等多维目标</w:t>
      </w:r>
      <w:r>
        <w:rPr>
          <w:rFonts w:hint="eastAsia"/>
        </w:rPr>
        <w:t>[2]</w:t>
      </w:r>
      <w:r>
        <w:rPr>
          <w:rFonts w:hint="eastAsia"/>
        </w:rPr>
        <w:t>，不再局限于讨论单个站点周边如何开发，而是越来越关注轨道交通如何通过廊道和网络影响更大范围的城市空间。其中，骑行发挥着关键的连接作用：一方面，骑行凭借比步行更大的活动半径，成为破解轨道交通站点“最后一公里”困局的新途径；另一方面，骑行能够在廊道层面串联起分散的站区，并在城市面域中与轨道网络形成复杂的空间关系。</w:t>
      </w:r>
    </w:p>
    <w:p w14:paraId="09476146" w14:textId="77777777" w:rsidR="00945AB5" w:rsidRDefault="002C25DB">
      <w:pPr>
        <w:spacing w:after="163"/>
        <w:ind w:firstLine="420"/>
      </w:pPr>
      <w:r>
        <w:rPr>
          <w:rFonts w:hint="eastAsia"/>
        </w:rPr>
        <w:t>据此，本文从以下三个尺度对其进行系统审视：其一，站点尺度，重点关注骑行活动围绕轨道节点的集聚规律与辐射效能放大机制；其二，网络尺度，探讨骑行如何突破步行圈局限，</w:t>
      </w:r>
      <w:r>
        <w:rPr>
          <w:rFonts w:ascii="SimSun" w:eastAsia="SimSun" w:hAnsi="SimSun" w:cs="SimSun" w:hint="eastAsia"/>
          <w:color w:val="000000"/>
        </w:rPr>
        <w:t>并沿连续道路形成跨站区的联系</w:t>
      </w:r>
      <w:r>
        <w:rPr>
          <w:rFonts w:hint="eastAsia"/>
        </w:rPr>
        <w:t>；其三，城市尺度，将轨道与骑行视为两套空间网络，分析二者在不同城市圈层中的匹配、错位与补缺关系。</w:t>
      </w:r>
    </w:p>
    <w:p w14:paraId="126B5EA0" w14:textId="77777777" w:rsidR="00945AB5" w:rsidRDefault="002C25DB">
      <w:pPr>
        <w:pStyle w:val="Heading2"/>
        <w:numPr>
          <w:ilvl w:val="0"/>
          <w:numId w:val="0"/>
        </w:numPr>
        <w:spacing w:after="65"/>
      </w:pPr>
      <w:r>
        <w:rPr>
          <w:rFonts w:hint="eastAsia"/>
        </w:rPr>
        <w:t xml:space="preserve">1.1  </w:t>
      </w:r>
      <w:r>
        <w:rPr>
          <w:rFonts w:hint="eastAsia"/>
        </w:rPr>
        <w:t>站点尺度</w:t>
      </w:r>
    </w:p>
    <w:p w14:paraId="3C19C956" w14:textId="77777777" w:rsidR="00945AB5" w:rsidRDefault="002C25DB">
      <w:pPr>
        <w:spacing w:after="163"/>
        <w:ind w:firstLine="420"/>
      </w:pPr>
      <w:r>
        <w:rPr>
          <w:rFonts w:hint="eastAsia"/>
        </w:rPr>
        <w:t>传统</w:t>
      </w:r>
      <w:r>
        <w:rPr>
          <w:rFonts w:hint="eastAsia"/>
        </w:rPr>
        <w:t>TOD</w:t>
      </w:r>
      <w:r>
        <w:rPr>
          <w:rFonts w:hint="eastAsia"/>
        </w:rPr>
        <w:t>主要依托步行完成站点周边的接驳活动，受步行距离约束，站点辐射范围存在明显局限，制约了公共交通的服务效能释放。随着城市出行方式不断迭代，共享单车填补了轨道站点“最后一公里”的短板，成为衔接</w:t>
      </w:r>
      <w:r>
        <w:rPr>
          <w:rFonts w:hint="eastAsia"/>
        </w:rPr>
        <w:t>TOD</w:t>
      </w:r>
      <w:r>
        <w:rPr>
          <w:rFonts w:hint="eastAsia"/>
        </w:rPr>
        <w:t>站域开发与轨道交通客流的重要纽带。共享单车与轨道交通的结合正是在这一背景下受到持续关注——自行车具有比步行更大的活动半径，能够扩大轨道交通“功能性服务腹地”，即由实际骑行行为而非固定规划半径所界定的站点有效服务范围，同时也可能直接替代部分短距离公共交通出行。</w:t>
      </w:r>
    </w:p>
    <w:p w14:paraId="444DBE56" w14:textId="77777777" w:rsidR="00945AB5" w:rsidRDefault="002C25DB">
      <w:pPr>
        <w:spacing w:after="163"/>
        <w:ind w:firstLine="420"/>
      </w:pPr>
      <w:r>
        <w:rPr>
          <w:rFonts w:hint="eastAsia"/>
        </w:rPr>
        <w:t>以华盛顿特区为例，相关研究发现，轨道交通客流量与共享单车骑行量呈显著正相关：共享单车年骑行量每增加</w:t>
      </w:r>
      <w:r>
        <w:rPr>
          <w:rFonts w:hint="eastAsia"/>
        </w:rPr>
        <w:t>10%</w:t>
      </w:r>
      <w:r>
        <w:rPr>
          <w:rFonts w:hint="eastAsia"/>
        </w:rPr>
        <w:t>，轨道交通日均客流量相应提高</w:t>
      </w:r>
      <w:r>
        <w:rPr>
          <w:rFonts w:hint="eastAsia"/>
        </w:rPr>
        <w:t>2.8%[3]</w:t>
      </w:r>
      <w:r>
        <w:rPr>
          <w:rFonts w:hint="eastAsia"/>
        </w:rPr>
        <w:t>（</w:t>
      </w:r>
      <w:r>
        <w:rPr>
          <w:rFonts w:hint="eastAsia"/>
        </w:rPr>
        <w:t>Ma</w:t>
      </w:r>
      <w:r>
        <w:rPr>
          <w:rFonts w:hint="eastAsia"/>
        </w:rPr>
        <w:t>等，</w:t>
      </w:r>
      <w:r>
        <w:rPr>
          <w:rFonts w:hint="eastAsia"/>
        </w:rPr>
        <w:t>2015</w:t>
      </w:r>
      <w:r>
        <w:rPr>
          <w:rFonts w:hint="eastAsia"/>
        </w:rPr>
        <w:t>）。在上海的案例中，研究发现上海在引入共享单车接驳轨道交通出行服务之后，轨交站点的服务范围较单纯依靠步行接驳明显扩展，其中外环、中环和内环的覆盖范围分别扩大了</w:t>
      </w:r>
      <w:r>
        <w:rPr>
          <w:rFonts w:hint="eastAsia"/>
        </w:rPr>
        <w:t>185%</w:t>
      </w:r>
      <w:r>
        <w:rPr>
          <w:rFonts w:hint="eastAsia"/>
        </w:rPr>
        <w:t>、</w:t>
      </w:r>
      <w:r>
        <w:rPr>
          <w:rFonts w:hint="eastAsia"/>
        </w:rPr>
        <w:t>126%</w:t>
      </w:r>
      <w:r>
        <w:rPr>
          <w:rFonts w:hint="eastAsia"/>
        </w:rPr>
        <w:t>和</w:t>
      </w:r>
      <w:r>
        <w:rPr>
          <w:rFonts w:hint="eastAsia"/>
        </w:rPr>
        <w:t>24%[4]</w:t>
      </w:r>
      <w:r>
        <w:rPr>
          <w:rFonts w:hint="eastAsia"/>
        </w:rPr>
        <w:t>（</w:t>
      </w:r>
      <w:r>
        <w:rPr>
          <w:rFonts w:hint="eastAsia"/>
        </w:rPr>
        <w:t>Lin</w:t>
      </w:r>
      <w:r>
        <w:rPr>
          <w:rFonts w:hint="eastAsia"/>
        </w:rPr>
        <w:t>和</w:t>
      </w:r>
      <w:r>
        <w:rPr>
          <w:rFonts w:hint="eastAsia"/>
        </w:rPr>
        <w:t>Zhang</w:t>
      </w:r>
      <w:r>
        <w:rPr>
          <w:rFonts w:hint="eastAsia"/>
        </w:rPr>
        <w:t>，</w:t>
      </w:r>
      <w:r>
        <w:rPr>
          <w:rFonts w:hint="eastAsia"/>
        </w:rPr>
        <w:t>2019</w:t>
      </w:r>
      <w:r>
        <w:rPr>
          <w:rFonts w:hint="eastAsia"/>
        </w:rPr>
        <w:t>）。北京的一项研究基于</w:t>
      </w:r>
      <w:r>
        <w:rPr>
          <w:rFonts w:ascii="SimSun" w:eastAsia="SimSun" w:hAnsi="SimSun" w:cs="SimSun" w:hint="eastAsia"/>
          <w:color w:val="000000"/>
        </w:rPr>
        <w:t>一周的地铁刷卡与共享单车订单数据，发现共享单车将地铁站的传统步行吸引半径平均扩大至约</w:t>
      </w:r>
      <w:r>
        <w:rPr>
          <w:rFonts w:cs="Times New Roman"/>
          <w:color w:val="000000"/>
        </w:rPr>
        <w:t xml:space="preserve"> 1.6 km</w:t>
      </w:r>
      <w:r>
        <w:rPr>
          <w:rFonts w:cs="Times New Roman" w:hint="eastAsia"/>
          <w:color w:val="000000"/>
        </w:rPr>
        <w:t>。</w:t>
      </w:r>
      <w:r>
        <w:rPr>
          <w:rFonts w:cs="Times New Roman" w:hint="eastAsia"/>
          <w:color w:val="000000"/>
        </w:rPr>
        <w:t>[5]</w:t>
      </w:r>
      <w:r>
        <w:rPr>
          <w:rFonts w:cs="Times New Roman" w:hint="eastAsia"/>
          <w:color w:val="000000"/>
        </w:rPr>
        <w:t>（</w:t>
      </w:r>
      <w:r>
        <w:rPr>
          <w:rFonts w:hint="eastAsia"/>
        </w:rPr>
        <w:t>陈越，</w:t>
      </w:r>
      <w:r>
        <w:rPr>
          <w:rFonts w:hint="eastAsia"/>
        </w:rPr>
        <w:t>2026</w:t>
      </w:r>
      <w:r>
        <w:rPr>
          <w:rFonts w:cs="Times New Roman" w:hint="eastAsia"/>
          <w:color w:val="000000"/>
        </w:rPr>
        <w:t>）。</w:t>
      </w:r>
      <w:r>
        <w:rPr>
          <w:rFonts w:hint="eastAsia"/>
        </w:rPr>
        <w:t>还有研究则将共享单车与公共交通的关系概括为接驳、补充与替代，并指出公共交通供给、自行车设施和土地利用等条件都会改变两者关系</w:t>
      </w:r>
      <w:r>
        <w:rPr>
          <w:rFonts w:hint="eastAsia"/>
        </w:rPr>
        <w:t>[6]</w:t>
      </w:r>
      <w:r>
        <w:rPr>
          <w:rFonts w:hint="eastAsia"/>
        </w:rPr>
        <w:t>（王珏玉，</w:t>
      </w:r>
      <w:r>
        <w:rPr>
          <w:rFonts w:hint="eastAsia"/>
        </w:rPr>
        <w:t>2020</w:t>
      </w:r>
      <w:r>
        <w:rPr>
          <w:rFonts w:hint="eastAsia"/>
        </w:rPr>
        <w:t>）。</w:t>
      </w:r>
    </w:p>
    <w:p w14:paraId="758BB7C4" w14:textId="77777777" w:rsidR="00945AB5" w:rsidRDefault="002C25DB">
      <w:pPr>
        <w:spacing w:after="163"/>
        <w:ind w:firstLine="420"/>
      </w:pPr>
      <w:r>
        <w:rPr>
          <w:rFonts w:hint="eastAsia"/>
        </w:rPr>
        <w:t>这些研究充分说明，在站点层面，骑行活动高度围绕轨道节点集聚，并显著放大了单个站点的辐射效能。本文进一步引入两个相互关联的概念刻画轨道节点与骑行活动的空间关系：其一，节点吸附（</w:t>
      </w:r>
      <w:r>
        <w:rPr>
          <w:rFonts w:hint="eastAsia"/>
        </w:rPr>
        <w:t>node attraction</w:t>
      </w:r>
      <w:r>
        <w:rPr>
          <w:rFonts w:hint="eastAsia"/>
        </w:rPr>
        <w:t>），指骑行活动与自行车设施在空间上向轨道站点集中的倾向，其强度由骑行强度、停车密度随距站距离的衰减特征加以刻画；其二，站点依赖度（</w:t>
      </w:r>
      <w:r>
        <w:rPr>
          <w:rFonts w:hint="eastAsia"/>
        </w:rPr>
        <w:t>station dependence</w:t>
      </w:r>
      <w:r>
        <w:rPr>
          <w:rFonts w:hint="eastAsia"/>
        </w:rPr>
        <w:t>），用于量化单个站点组织骑行行为的空间范围，可用站点影响圈（如</w:t>
      </w:r>
      <w:r>
        <w:rPr>
          <w:rFonts w:hint="eastAsia"/>
        </w:rPr>
        <w:t>800 m</w:t>
      </w:r>
      <w:r>
        <w:rPr>
          <w:rFonts w:hint="eastAsia"/>
        </w:rPr>
        <w:t>）内骑行强度占比较范围（如</w:t>
      </w:r>
      <w:r>
        <w:rPr>
          <w:rFonts w:hint="eastAsia"/>
        </w:rPr>
        <w:t>3 km</w:t>
      </w:r>
      <w:r>
        <w:rPr>
          <w:rFonts w:hint="eastAsia"/>
        </w:rPr>
        <w:t>）内骑行强度的比例表示，也可用标准化的距离衰减斜率表示，取值越高表明骑行活动越集中于轨道节点。</w:t>
      </w:r>
    </w:p>
    <w:p w14:paraId="0C15C1D5" w14:textId="77777777" w:rsidR="00945AB5" w:rsidRDefault="002C25DB">
      <w:pPr>
        <w:pStyle w:val="Heading2"/>
        <w:numPr>
          <w:ilvl w:val="0"/>
          <w:numId w:val="0"/>
        </w:numPr>
        <w:spacing w:after="65"/>
      </w:pPr>
      <w:r>
        <w:rPr>
          <w:rFonts w:hint="eastAsia"/>
        </w:rPr>
        <w:lastRenderedPageBreak/>
        <w:t xml:space="preserve">1.2  </w:t>
      </w:r>
      <w:r>
        <w:rPr>
          <w:rFonts w:hint="eastAsia"/>
        </w:rPr>
        <w:t>网络尺度</w:t>
      </w:r>
    </w:p>
    <w:p w14:paraId="39B9C3F3" w14:textId="77777777" w:rsidR="00945AB5" w:rsidRDefault="002C25DB">
      <w:pPr>
        <w:spacing w:after="163"/>
        <w:ind w:firstLine="420"/>
      </w:pPr>
      <w:r>
        <w:rPr>
          <w:rFonts w:hint="eastAsia"/>
        </w:rPr>
        <w:t>随着</w:t>
      </w:r>
      <w:r>
        <w:rPr>
          <w:rFonts w:hint="eastAsia"/>
        </w:rPr>
        <w:t>TOD</w:t>
      </w:r>
      <w:r>
        <w:rPr>
          <w:rFonts w:hint="eastAsia"/>
        </w:rPr>
        <w:t>研究由站点向网络和城市尺度拓展，仅从单个站点或接驳出行理解骑行作用仍显不足。骑行本质上发生在连续道路网络上，其空间功能不仅可能表现为围绕轨道站点集聚，也可能由站点向外延伸，形成跨站区的连续骑行网络。</w:t>
      </w:r>
    </w:p>
    <w:p w14:paraId="269F0444" w14:textId="77777777" w:rsidR="00945AB5" w:rsidRDefault="002C25DB">
      <w:pPr>
        <w:spacing w:after="163"/>
        <w:ind w:firstLine="420"/>
        <w:rPr>
          <w:rFonts w:ascii="SimSun" w:eastAsia="SimSun" w:hAnsi="SimSun" w:cs="SimSun"/>
          <w:color w:val="000000"/>
        </w:rPr>
      </w:pPr>
      <w:r>
        <w:rPr>
          <w:rFonts w:hint="eastAsia"/>
        </w:rPr>
        <w:t>自行车与公共交通不应仅被理解为彼此割裂的出行方式，而应视为具有系统协同效应的组合交通</w:t>
      </w:r>
      <w:r>
        <w:rPr>
          <w:rFonts w:hint="eastAsia"/>
        </w:rPr>
        <w:t>[7]</w:t>
      </w:r>
      <w:r>
        <w:rPr>
          <w:rFonts w:hint="eastAsia"/>
        </w:rPr>
        <w:t>（</w:t>
      </w:r>
      <w:r>
        <w:rPr>
          <w:rFonts w:hint="eastAsia"/>
        </w:rPr>
        <w:t>Kager</w:t>
      </w:r>
      <w:r>
        <w:rPr>
          <w:rFonts w:hint="eastAsia"/>
        </w:rPr>
        <w:t>、</w:t>
      </w:r>
      <w:r>
        <w:rPr>
          <w:rFonts w:hint="eastAsia"/>
        </w:rPr>
        <w:t>Bertolini</w:t>
      </w:r>
      <w:r>
        <w:rPr>
          <w:rFonts w:hint="eastAsia"/>
        </w:rPr>
        <w:t>和</w:t>
      </w:r>
      <w:r>
        <w:rPr>
          <w:rFonts w:hint="eastAsia"/>
        </w:rPr>
        <w:t>te Brömmelstroet</w:t>
      </w:r>
      <w:r>
        <w:rPr>
          <w:rFonts w:hint="eastAsia"/>
        </w:rPr>
        <w:t>，</w:t>
      </w:r>
      <w:r>
        <w:rPr>
          <w:rFonts w:hint="eastAsia"/>
        </w:rPr>
        <w:t>2016</w:t>
      </w:r>
      <w:r>
        <w:rPr>
          <w:rFonts w:hint="eastAsia"/>
        </w:rPr>
        <w:t>），但这种协同并不发生在孤立的站点之上，而是依托连续的骑行网络得以实现：自行车以远高于步行的速度拓展了站点的可达腹地，使轨道交通的服务范围由传统步行圈延伸至数公里尺度的骑行圈，从而在更大的空间尺度上重构站点与周边地区的关系。</w:t>
      </w:r>
      <w:r>
        <w:rPr>
          <w:rFonts w:hint="eastAsia"/>
        </w:rPr>
        <w:t>[8]</w:t>
      </w:r>
      <w:r>
        <w:rPr>
          <w:rFonts w:hint="eastAsia"/>
        </w:rPr>
        <w:t>（</w:t>
      </w:r>
      <w:r>
        <w:rPr>
          <w:rFonts w:hint="eastAsia"/>
        </w:rPr>
        <w:t>Kosmidis</w:t>
      </w:r>
      <w:r>
        <w:rPr>
          <w:rFonts w:hint="eastAsia"/>
        </w:rPr>
        <w:t>和</w:t>
      </w:r>
      <w:r>
        <w:rPr>
          <w:rFonts w:hint="eastAsia"/>
        </w:rPr>
        <w:t>M</w:t>
      </w:r>
      <w:r>
        <w:rPr>
          <w:rFonts w:hint="eastAsia"/>
        </w:rPr>
        <w:t>ü</w:t>
      </w:r>
      <w:r>
        <w:rPr>
          <w:rFonts w:hint="eastAsia"/>
        </w:rPr>
        <w:t>ller-Eie</w:t>
      </w:r>
      <w:r>
        <w:rPr>
          <w:rFonts w:hint="eastAsia"/>
        </w:rPr>
        <w:t>，</w:t>
      </w:r>
      <w:r>
        <w:rPr>
          <w:rFonts w:hint="eastAsia"/>
        </w:rPr>
        <w:t>2024</w:t>
      </w:r>
      <w:r>
        <w:rPr>
          <w:rFonts w:hint="eastAsia"/>
        </w:rPr>
        <w:t>）。其中，自行车网络是否连续难以由传统行政单元或道路密度指标刻画——这类指标无法反映真实的骑行过程，研究更应关注线路连续性、网络中断与关键连接</w:t>
      </w:r>
      <w:r>
        <w:rPr>
          <w:rFonts w:hint="eastAsia"/>
        </w:rPr>
        <w:t>[9]</w:t>
      </w:r>
      <w:r>
        <w:rPr>
          <w:rFonts w:hint="eastAsia"/>
        </w:rPr>
        <w:t>（</w:t>
      </w:r>
      <w:r>
        <w:rPr>
          <w:rFonts w:hint="eastAsia"/>
        </w:rPr>
        <w:t>Schön</w:t>
      </w:r>
      <w:r>
        <w:rPr>
          <w:rFonts w:hint="eastAsia"/>
        </w:rPr>
        <w:t>、</w:t>
      </w:r>
      <w:r>
        <w:rPr>
          <w:rFonts w:hint="eastAsia"/>
        </w:rPr>
        <w:t>Heinen</w:t>
      </w:r>
      <w:r>
        <w:rPr>
          <w:rFonts w:hint="eastAsia"/>
        </w:rPr>
        <w:t>和</w:t>
      </w:r>
      <w:r>
        <w:rPr>
          <w:rFonts w:hint="eastAsia"/>
        </w:rPr>
        <w:t>Manum</w:t>
      </w:r>
      <w:r>
        <w:rPr>
          <w:rFonts w:hint="eastAsia"/>
        </w:rPr>
        <w:t>，</w:t>
      </w:r>
      <w:r>
        <w:rPr>
          <w:rFonts w:hint="eastAsia"/>
        </w:rPr>
        <w:t>2024</w:t>
      </w:r>
      <w:r>
        <w:rPr>
          <w:rFonts w:hint="eastAsia"/>
        </w:rPr>
        <w:t>）。众包骑行数据为此提供了新的观测途径：道路连接层面的实际骑行活动可用于识别真正被使用的骑行网络</w:t>
      </w:r>
      <w:r>
        <w:rPr>
          <w:rFonts w:hint="eastAsia"/>
        </w:rPr>
        <w:t>[10]</w:t>
      </w:r>
      <w:r>
        <w:rPr>
          <w:rFonts w:hint="eastAsia"/>
        </w:rPr>
        <w:t>（</w:t>
      </w:r>
      <w:r>
        <w:rPr>
          <w:rFonts w:hint="eastAsia"/>
        </w:rPr>
        <w:t>Raturi</w:t>
      </w:r>
      <w:r>
        <w:rPr>
          <w:rFonts w:hint="eastAsia"/>
        </w:rPr>
        <w:t>、</w:t>
      </w:r>
      <w:r>
        <w:rPr>
          <w:rFonts w:hint="eastAsia"/>
        </w:rPr>
        <w:t>McArthur</w:t>
      </w:r>
      <w:r>
        <w:rPr>
          <w:rFonts w:hint="eastAsia"/>
        </w:rPr>
        <w:t>和</w:t>
      </w:r>
      <w:r>
        <w:rPr>
          <w:rFonts w:hint="eastAsia"/>
        </w:rPr>
        <w:t>Hong</w:t>
      </w:r>
      <w:r>
        <w:rPr>
          <w:rFonts w:hint="eastAsia"/>
        </w:rPr>
        <w:t>，</w:t>
      </w:r>
      <w:r>
        <w:rPr>
          <w:rFonts w:hint="eastAsia"/>
        </w:rPr>
        <w:t>2024</w:t>
      </w:r>
      <w:r>
        <w:rPr>
          <w:rFonts w:hint="eastAsia"/>
        </w:rPr>
        <w:t>）。另有研究表明，自行车—公共交通组合产生的可达性收益往往高度依赖于少量关键停车点和连接轨道站的骑行线路</w:t>
      </w:r>
      <w:r>
        <w:rPr>
          <w:rFonts w:hint="eastAsia"/>
        </w:rPr>
        <w:t>[11]</w:t>
      </w:r>
      <w:r>
        <w:rPr>
          <w:rFonts w:hint="eastAsia"/>
        </w:rPr>
        <w:t>（</w:t>
      </w:r>
      <w:r>
        <w:rPr>
          <w:rFonts w:hint="eastAsia"/>
        </w:rPr>
        <w:t>Spierenburg</w:t>
      </w:r>
      <w:r>
        <w:rPr>
          <w:rFonts w:hint="eastAsia"/>
        </w:rPr>
        <w:t>、</w:t>
      </w:r>
      <w:r>
        <w:rPr>
          <w:rFonts w:hint="eastAsia"/>
        </w:rPr>
        <w:t>van Lint</w:t>
      </w:r>
      <w:r>
        <w:rPr>
          <w:rFonts w:hint="eastAsia"/>
        </w:rPr>
        <w:t>和</w:t>
      </w:r>
      <w:r>
        <w:rPr>
          <w:rFonts w:hint="eastAsia"/>
        </w:rPr>
        <w:t>van Oort</w:t>
      </w:r>
      <w:r>
        <w:rPr>
          <w:rFonts w:hint="eastAsia"/>
        </w:rPr>
        <w:t>，</w:t>
      </w:r>
      <w:r>
        <w:rPr>
          <w:rFonts w:hint="eastAsia"/>
        </w:rPr>
        <w:t>2024</w:t>
      </w:r>
      <w:r>
        <w:rPr>
          <w:rFonts w:hint="eastAsia"/>
        </w:rPr>
        <w:t>）。还有研究</w:t>
      </w:r>
      <w:del w:id="3" w:author="" w:date="2026-09-29T15:53:00Z">
        <w:r>
          <w:rPr>
            <w:rFonts w:ascii="SimSun" w:eastAsia="SimSun" w:hAnsi="SimSun" w:cs="SimSun"/>
            <w:color w:val="000000"/>
            <w:sz w:val="22"/>
          </w:rPr>
          <w:delText>基于弱监督全连接神经网络</w:delText>
        </w:r>
      </w:del>
      <w:r>
        <w:rPr>
          <w:rFonts w:ascii="SimSun" w:eastAsia="SimSun" w:hAnsi="SimSun" w:cs="SimSun"/>
          <w:color w:val="000000"/>
          <w:sz w:val="22"/>
        </w:rPr>
        <w:t>将共享单车与公共交通的关系划分为接驳补充、空白补充、</w:t>
      </w:r>
      <w:r>
        <w:rPr>
          <w:rFonts w:ascii="SimSun" w:eastAsia="SimSun" w:hAnsi="SimSun" w:cs="SimSun"/>
          <w:color w:val="FF0000"/>
          <w:sz w:val="22"/>
          <w:rPrChange w:id="4" w:author="" w:date="2026-09-29T16:09:00Z">
            <w:rPr>
              <w:rFonts w:ascii="SimSun" w:eastAsia="SimSun" w:hAnsi="SimSun" w:cs="SimSun"/>
              <w:color w:val="000000"/>
              <w:sz w:val="22"/>
            </w:rPr>
          </w:rPrChange>
        </w:rPr>
        <w:t>替代关系</w:t>
      </w:r>
      <w:ins w:id="5" w:author="" w:date="2026-09-29T16:09:00Z">
        <w:r>
          <w:rPr>
            <w:rFonts w:ascii="SimSun" w:eastAsia="SimSun" w:hAnsi="SimSun" w:cs="SimSun" w:hint="eastAsia"/>
            <w:color w:val="FF0000"/>
            <w:sz w:val="22"/>
            <w:rPrChange w:id="6" w:author="" w:date="2026-09-29T16:09:00Z">
              <w:rPr>
                <w:rFonts w:ascii="SimSun" w:eastAsia="SimSun" w:hAnsi="SimSun" w:cs="SimSun" w:hint="eastAsia"/>
                <w:color w:val="FF0000"/>
                <w:sz w:val="22"/>
                <w:shd w:val="clear" w:color="auto" w:fill="FFFF00"/>
              </w:rPr>
            </w:rPrChange>
          </w:rPr>
          <w:t>等</w:t>
        </w:r>
      </w:ins>
      <w:del w:id="7" w:author="" w:date="2026-09-29T16:09:00Z">
        <w:r>
          <w:rPr>
            <w:rFonts w:cs="Times New Roman"/>
            <w:color w:val="FF0000"/>
            <w:sz w:val="22"/>
            <w:rPrChange w:id="8" w:author="" w:date="2026-09-29T16:09:00Z">
              <w:rPr>
                <w:rFonts w:cs="Times New Roman"/>
                <w:color w:val="000000"/>
                <w:sz w:val="22"/>
              </w:rPr>
            </w:rPrChange>
          </w:rPr>
          <w:delText>1</w:delText>
        </w:r>
        <w:r>
          <w:rPr>
            <w:rFonts w:ascii="SimSun" w:eastAsia="SimSun" w:hAnsi="SimSun" w:cs="SimSun"/>
            <w:color w:val="FF0000"/>
            <w:sz w:val="22"/>
            <w:rPrChange w:id="9" w:author="" w:date="2026-09-29T16:09:00Z">
              <w:rPr>
                <w:rFonts w:ascii="SimSun" w:eastAsia="SimSun" w:hAnsi="SimSun" w:cs="SimSun"/>
                <w:color w:val="000000"/>
                <w:sz w:val="22"/>
              </w:rPr>
            </w:rPrChange>
          </w:rPr>
          <w:delText>和替代关系</w:delText>
        </w:r>
        <w:r>
          <w:rPr>
            <w:rFonts w:cs="Times New Roman"/>
            <w:color w:val="FF0000"/>
            <w:sz w:val="22"/>
            <w:rPrChange w:id="10" w:author="" w:date="2026-09-29T16:09:00Z">
              <w:rPr>
                <w:rFonts w:cs="Times New Roman"/>
                <w:color w:val="000000"/>
                <w:sz w:val="22"/>
              </w:rPr>
            </w:rPrChange>
          </w:rPr>
          <w:delText>2</w:delText>
        </w:r>
        <w:r>
          <w:rPr>
            <w:rFonts w:ascii="SimSun" w:eastAsia="SimSun" w:hAnsi="SimSun" w:cs="SimSun"/>
            <w:color w:val="000000"/>
            <w:sz w:val="22"/>
          </w:rPr>
          <w:delText>四类</w:delText>
        </w:r>
      </w:del>
      <w:r>
        <w:rPr>
          <w:rFonts w:ascii="SimSun" w:eastAsia="SimSun" w:hAnsi="SimSun" w:cs="SimSun" w:hint="eastAsia"/>
          <w:color w:val="000000"/>
          <w:sz w:val="22"/>
        </w:rPr>
        <w:t>，</w:t>
      </w:r>
      <w:r>
        <w:rPr>
          <w:rFonts w:ascii="SimSun" w:eastAsia="SimSun" w:hAnsi="SimSun" w:cs="SimSun"/>
          <w:color w:val="000000"/>
        </w:rPr>
        <w:t>指出共享单车与轨道交通以"空白补充"关系为主</w:t>
      </w:r>
      <w:r>
        <w:rPr>
          <w:rFonts w:ascii="SimSun" w:eastAsia="SimSun" w:hAnsi="SimSun" w:cs="SimSun" w:hint="eastAsia"/>
          <w:color w:val="000000"/>
        </w:rPr>
        <w:t>。</w:t>
      </w:r>
      <w:r>
        <w:rPr>
          <w:rFonts w:ascii="SimSun" w:eastAsia="SimSun" w:hAnsi="SimSun" w:cs="SimSun"/>
          <w:color w:val="000000"/>
        </w:rPr>
        <w:t>[12](邓亚娟，2024)</w:t>
      </w:r>
    </w:p>
    <w:p w14:paraId="3D736704" w14:textId="77777777" w:rsidR="00945AB5" w:rsidRDefault="002C25DB">
      <w:pPr>
        <w:spacing w:after="163"/>
        <w:ind w:firstLine="420"/>
      </w:pPr>
      <w:r>
        <w:rPr>
          <w:rFonts w:hint="eastAsia"/>
        </w:rPr>
        <w:t>这些研究说明，自行车对轨道交通的赋能作用，绝非单纯拓展单个站点的步行服务半径，其核心价值在于依托连续骑行网络，打通轨道站点与城市外围片区、跨站区板块的空间阻隔，构建起站点联动、片区互通的交通连接体系，这也为骑行研究从单一站点尺度迈向全域网络尺度提供了核心理论支撑。本文进一步引入两个概念描述骑行由站区向网络延伸的过程。其一，骑行网络连续性（</w:t>
      </w:r>
      <w:r>
        <w:rPr>
          <w:rFonts w:hint="eastAsia"/>
        </w:rPr>
        <w:t>cycling network continuity</w:t>
      </w:r>
      <w:r>
        <w:rPr>
          <w:rFonts w:hint="eastAsia"/>
        </w:rPr>
        <w:t>），指高强度骑行街段沿街道网络连续延伸的程度，可通过高强度街段的连续长度、最大连通分量规模或连通率加以刻画，用以判断骑行是仅形成孤立的站区热点，还是构成可连续通行的骑行通道；其二，骑行网络延伸（</w:t>
      </w:r>
      <w:r>
        <w:rPr>
          <w:rFonts w:hint="eastAsia"/>
        </w:rPr>
        <w:t>cycling catchment extension</w:t>
      </w:r>
      <w:r>
        <w:rPr>
          <w:rFonts w:hint="eastAsia"/>
        </w:rPr>
        <w:t>），指骑行网络由轨道节点向外扩展的距离与空间范围，用于检验骑行是否突破站区腹地、在跨站区或外围方向形成新的联系。</w:t>
      </w:r>
      <w:r>
        <w:rPr>
          <w:rFonts w:hint="eastAsia"/>
          <w:color w:val="000000"/>
        </w:rPr>
        <w:t>连续性刻画骑行网络的形态与完整程度，延伸性刻画其作用范围，二者共同构成区分“站点接驳”与“网络延伸”的判断依据。</w:t>
      </w:r>
    </w:p>
    <w:p w14:paraId="0F43D4C8" w14:textId="77777777" w:rsidR="00945AB5" w:rsidRDefault="002C25DB">
      <w:pPr>
        <w:pStyle w:val="Heading2"/>
        <w:numPr>
          <w:ilvl w:val="0"/>
          <w:numId w:val="0"/>
        </w:numPr>
        <w:spacing w:after="65"/>
      </w:pPr>
      <w:r>
        <w:rPr>
          <w:rFonts w:hint="eastAsia"/>
        </w:rPr>
        <w:t xml:space="preserve">1.3  </w:t>
      </w:r>
      <w:r>
        <w:rPr>
          <w:rFonts w:hint="eastAsia"/>
        </w:rPr>
        <w:t>城市尺度</w:t>
      </w:r>
    </w:p>
    <w:p w14:paraId="3846A558" w14:textId="77777777" w:rsidR="00945AB5" w:rsidRDefault="002C25DB">
      <w:pPr>
        <w:spacing w:after="163"/>
        <w:ind w:firstLine="420"/>
      </w:pPr>
      <w:r>
        <w:rPr>
          <w:rFonts w:hint="eastAsia"/>
        </w:rPr>
        <w:t>从全域城市空间尺度来看，自行车骑行网络与轨道交通网络的耦合关联，本质是城市中心城区与外围城区两大圈层空间下，两类差异化交通网络的组织适配关系。现有诸多研究围绕城市圈层空间差异，探究了轨道与骑行网络的空间匹配、互动特征及适配规律，为本文的圈层对比分析提供了扎实的理论与实证支撑。</w:t>
      </w:r>
    </w:p>
    <w:p w14:paraId="0941ECA6" w14:textId="77777777" w:rsidR="00945AB5" w:rsidRDefault="002C25DB">
      <w:pPr>
        <w:spacing w:after="163" w:line="360" w:lineRule="auto"/>
        <w:ind w:firstLine="420"/>
        <w:rPr>
          <w:rFonts w:ascii="SimSun" w:eastAsia="SimSun" w:hAnsi="SimSun" w:cs="SimSun"/>
          <w:color w:val="000000"/>
        </w:rPr>
      </w:pPr>
      <w:r>
        <w:rPr>
          <w:rFonts w:hint="eastAsia"/>
        </w:rPr>
        <w:t>当分析尺度进一步扩展至整个城市面域时，自行车与轨道交通之间的关系可以进一步理解为两</w:t>
      </w:r>
      <w:r>
        <w:rPr>
          <w:rFonts w:hint="eastAsia"/>
        </w:rPr>
        <w:lastRenderedPageBreak/>
        <w:t>套空间网络之间的关系。有研究以铁路和长途公交为例，从地理相互依赖、冗余和替代性剖析了城市中心与外围圈层中，骨干交通网络与短途接驳交通网络的空间适配差异，为轨道与骑行网络的圈层关系分析提供了维度参考</w:t>
      </w:r>
      <w:r>
        <w:rPr>
          <w:rFonts w:hint="eastAsia"/>
        </w:rPr>
        <w:t xml:space="preserve"> [13]</w:t>
      </w:r>
      <w:r>
        <w:rPr>
          <w:rFonts w:hint="eastAsia"/>
        </w:rPr>
        <w:t>（</w:t>
      </w:r>
      <w:r>
        <w:rPr>
          <w:rFonts w:hint="eastAsia"/>
        </w:rPr>
        <w:t xml:space="preserve">Boura </w:t>
      </w:r>
      <w:r>
        <w:rPr>
          <w:rFonts w:hint="eastAsia"/>
        </w:rPr>
        <w:t>和</w:t>
      </w:r>
      <w:r>
        <w:rPr>
          <w:rFonts w:hint="eastAsia"/>
        </w:rPr>
        <w:t xml:space="preserve"> Ferguson</w:t>
      </w:r>
      <w:r>
        <w:rPr>
          <w:rFonts w:hint="eastAsia"/>
        </w:rPr>
        <w:t>，</w:t>
      </w:r>
      <w:r>
        <w:rPr>
          <w:rFonts w:hint="eastAsia"/>
        </w:rPr>
        <w:t>2024</w:t>
      </w:r>
      <w:r>
        <w:rPr>
          <w:rFonts w:hint="eastAsia"/>
        </w:rPr>
        <w:t>）；还有研究则采用</w:t>
      </w:r>
      <w:r>
        <w:rPr>
          <w:rFonts w:hint="eastAsia"/>
        </w:rPr>
        <w:t xml:space="preserve"> </w:t>
      </w:r>
      <w:r>
        <w:rPr>
          <w:rFonts w:hint="eastAsia"/>
        </w:rPr>
        <w:t>“双网络”</w:t>
      </w:r>
      <w:r>
        <w:rPr>
          <w:rFonts w:hint="eastAsia"/>
        </w:rPr>
        <w:t xml:space="preserve"> </w:t>
      </w:r>
      <w:r>
        <w:rPr>
          <w:rFonts w:hint="eastAsia"/>
        </w:rPr>
        <w:t>方法，将高铁基础设施供给网络与实际人口流动网络分别建模，识别二者在节点、连接和整体结构上的匹配与错位。这类研究为轨道</w:t>
      </w:r>
      <w:r>
        <w:rPr>
          <w:rFonts w:hint="eastAsia"/>
        </w:rPr>
        <w:t xml:space="preserve"> </w:t>
      </w:r>
      <w:r>
        <w:rPr>
          <w:rFonts w:hint="eastAsia"/>
        </w:rPr>
        <w:t>—</w:t>
      </w:r>
      <w:r>
        <w:rPr>
          <w:rFonts w:hint="eastAsia"/>
        </w:rPr>
        <w:t xml:space="preserve"> </w:t>
      </w:r>
      <w:r>
        <w:rPr>
          <w:rFonts w:hint="eastAsia"/>
        </w:rPr>
        <w:t>骑行关系提供了新的分析视角：轨道交通可以被理解为相对刚性的快速交通网络，骑行则形成依托街道展开、更加细粒度和灵活的移动网络，二者在不同城市圈层中可能表现为重合、延伸、错位乃至空间补缺的差异化互动形态</w:t>
      </w:r>
      <w:r>
        <w:rPr>
          <w:rFonts w:hint="eastAsia"/>
        </w:rPr>
        <w:t xml:space="preserve"> [14]</w:t>
      </w:r>
      <w:r>
        <w:rPr>
          <w:rFonts w:hint="eastAsia"/>
        </w:rPr>
        <w:t>（</w:t>
      </w:r>
      <w:r>
        <w:rPr>
          <w:rFonts w:hint="eastAsia"/>
        </w:rPr>
        <w:t xml:space="preserve">Cheng </w:t>
      </w:r>
      <w:r>
        <w:rPr>
          <w:rFonts w:hint="eastAsia"/>
        </w:rPr>
        <w:t>和</w:t>
      </w:r>
      <w:r>
        <w:rPr>
          <w:rFonts w:hint="eastAsia"/>
        </w:rPr>
        <w:t xml:space="preserve"> Chen</w:t>
      </w:r>
      <w:r>
        <w:rPr>
          <w:rFonts w:hint="eastAsia"/>
        </w:rPr>
        <w:t>，</w:t>
      </w:r>
      <w:r>
        <w:rPr>
          <w:rFonts w:hint="eastAsia"/>
        </w:rPr>
        <w:t>2026</w:t>
      </w:r>
      <w:r>
        <w:rPr>
          <w:rFonts w:hint="eastAsia"/>
        </w:rPr>
        <w:t>）。另有研究</w:t>
      </w:r>
      <w:r>
        <w:rPr>
          <w:rFonts w:ascii="SimSun" w:eastAsia="SimSun" w:hAnsi="SimSun" w:cs="SimSun" w:hint="eastAsia"/>
          <w:color w:val="000000"/>
          <w:sz w:val="22"/>
        </w:rPr>
        <w:t>基于南京共享单车与城轨站点数据，以骑行距离为核心构建涵盖可动性、易达性、通达性与站点规模影响因子的城轨站点可达性测度模型，发现站点可达性呈“核心区普遍较高、近郊区分布范围广泛、远郊区普遍较低”的圈层规律。[15]（</w:t>
      </w:r>
      <w:r>
        <w:rPr>
          <w:rFonts w:hint="eastAsia"/>
        </w:rPr>
        <w:t>张豫徽，</w:t>
      </w:r>
      <w:r>
        <w:rPr>
          <w:rFonts w:hint="eastAsia"/>
        </w:rPr>
        <w:t>2024</w:t>
      </w:r>
      <w:r>
        <w:rPr>
          <w:rFonts w:ascii="SimSun" w:eastAsia="SimSun" w:hAnsi="SimSun" w:cs="SimSun" w:hint="eastAsia"/>
          <w:color w:val="000000"/>
          <w:sz w:val="22"/>
        </w:rPr>
        <w:t>）</w:t>
      </w:r>
      <w:r>
        <w:rPr>
          <w:rFonts w:hint="eastAsia"/>
        </w:rPr>
        <w:t xml:space="preserve"> </w:t>
      </w:r>
      <w:r>
        <w:rPr>
          <w:rFonts w:hint="eastAsia"/>
        </w:rPr>
        <w:t>跨城市对比研究进一步印证，这种关系并不存在统一模式。比较北京、台北和东京的研究发现，即便城市发展背景、建设模式相近，中心城区与外围城区的建成环境对公共自行车轨道接驳效能的影响机制也存在显著圈层差异，相关适配规律无法跨城市、跨圈层直接套用，凸显了分圈层细化研究的必要性</w:t>
      </w:r>
      <w:r>
        <w:rPr>
          <w:rFonts w:hint="eastAsia"/>
        </w:rPr>
        <w:t>[16]</w:t>
      </w:r>
      <w:r>
        <w:rPr>
          <w:rFonts w:hint="eastAsia"/>
        </w:rPr>
        <w:t>（</w:t>
      </w:r>
      <w:r>
        <w:rPr>
          <w:rFonts w:hint="eastAsia"/>
        </w:rPr>
        <w:t xml:space="preserve">Lin </w:t>
      </w:r>
      <w:r>
        <w:rPr>
          <w:rFonts w:hint="eastAsia"/>
        </w:rPr>
        <w:t>等，</w:t>
      </w:r>
      <w:r>
        <w:rPr>
          <w:rFonts w:hint="eastAsia"/>
        </w:rPr>
        <w:t>2018</w:t>
      </w:r>
      <w:r>
        <w:rPr>
          <w:rFonts w:hint="eastAsia"/>
        </w:rPr>
        <w:t>）。</w:t>
      </w:r>
      <w:r>
        <w:rPr>
          <w:rFonts w:ascii="SimSun" w:eastAsia="SimSun" w:hAnsi="SimSun" w:cs="SimSun" w:hint="eastAsia"/>
          <w:color w:val="000000"/>
        </w:rPr>
        <w:t>源于西方低密度蔓延背景的 5D 框架与线性假设在中国高密度、高混合度且公交体系发达的城市并不兼容[17](</w:t>
      </w:r>
      <w:r>
        <w:rPr>
          <w:rFonts w:hint="eastAsia"/>
        </w:rPr>
        <w:t>鲁大铭等，</w:t>
      </w:r>
      <w:r>
        <w:rPr>
          <w:rFonts w:hint="eastAsia"/>
        </w:rPr>
        <w:t>2023</w:t>
      </w:r>
      <w:r>
        <w:rPr>
          <w:rFonts w:ascii="SimSun" w:eastAsia="SimSun" w:hAnsi="SimSun" w:cs="SimSun" w:hint="eastAsia"/>
          <w:color w:val="000000"/>
        </w:rPr>
        <w:t>)，这意味着轨道—骑行关系的空间分析不能沿用均质、线性的建成环境指标，而应在可达性分层（区域—社区—公交）与分圈层（中心—外围）的框架下识别其阈值与非线性效应，这正是本文以上海与大阪为样本、考察轨道节点吸附与骑行网络延伸差异的方法论起点。</w:t>
      </w:r>
    </w:p>
    <w:p w14:paraId="41206150" w14:textId="77777777" w:rsidR="00945AB5" w:rsidRDefault="002C25DB">
      <w:pPr>
        <w:spacing w:after="163"/>
        <w:ind w:firstLine="420"/>
      </w:pPr>
      <w:r>
        <w:rPr>
          <w:rFonts w:hint="eastAsia"/>
        </w:rPr>
        <w:t>综合来看，现有研究仍有两个值得推进的方向：其一，自行车—轨道研究虽然已经从固定站区发展到真实骑行腹地、出行链和多层网络，但对骑行由节点吸附—廊道延伸—面域补缺所形成的多尺度空间组织关注仍相对不足，不同尺度往往被割裂讨论；其二，已有跨城市研究主要比较骑行需求、接驳选择及其影响因素，对于具有相似轨道导向背景但不同自行车体系的城市，其轨道—骑行空间组织本身是否存在系统差异，仍缺乏充分的比较研究。换言之，以往比较的对象多是“骑行量”或“接驳率”，而非“空间组织模式”。</w:t>
      </w:r>
    </w:p>
    <w:p w14:paraId="12421F12" w14:textId="77777777" w:rsidR="00945AB5" w:rsidRDefault="002C25DB">
      <w:pPr>
        <w:spacing w:after="163"/>
        <w:ind w:firstLine="420"/>
      </w:pPr>
      <w:r>
        <w:rPr>
          <w:rFonts w:hint="eastAsia"/>
        </w:rPr>
        <w:t>上海与大阪为回答上述问题提供了近乎理想的对照。两座城市轨道同样发达，却嵌入不同的自行车传统：上海的轨道—骑行关系主要由无桩共享单车接驳地铁塑造；大阪则长期保有私人自行车使用基础，并形成围绕铁路站点停车换乘的成熟体系</w:t>
      </w:r>
      <w:r>
        <w:rPr>
          <w:rFonts w:hint="eastAsia"/>
        </w:rPr>
        <w:t>[18]</w:t>
      </w:r>
      <w:r>
        <w:rPr>
          <w:rFonts w:hint="eastAsia"/>
        </w:rPr>
        <w:t>。这种“同构的轨道导向结构、异质的自行车体系”，在控制轨道条件的同时放大了自行车体系差异，恰好可以剥离出制度背景对空间组织的影响，因而为识别其对多尺度空间组织的影响提供了理想样本。</w:t>
      </w:r>
    </w:p>
    <w:p w14:paraId="0DAEA353" w14:textId="77777777" w:rsidR="00945AB5" w:rsidRDefault="002C25DB">
      <w:pPr>
        <w:spacing w:after="163"/>
        <w:ind w:firstLine="420"/>
      </w:pPr>
      <w:r>
        <w:rPr>
          <w:rFonts w:hint="eastAsia"/>
        </w:rPr>
        <w:lastRenderedPageBreak/>
        <w:t>据此，</w:t>
      </w:r>
      <w:r>
        <w:rPr>
          <w:rFonts w:ascii="SimSun" w:eastAsia="SimSun" w:hAnsi="SimSun" w:cs="SimSun" w:hint="eastAsia"/>
          <w:color w:val="000000"/>
        </w:rPr>
        <w:t>本文将从节点、网络和城市结构三个层面构建上海—大阪轨道—骑行空间组织的比较框架</w:t>
      </w:r>
      <w:r>
        <w:rPr>
          <w:rFonts w:hint="eastAsia"/>
        </w:rPr>
        <w:t>：节点层面，重点关注上海和大阪的骑行活动围绕轨道节点的集聚，骑行与自行车停车设施对轨道节点空间依赖的异同；网络层面，重点关注骑行在多大程度上突破传统</w:t>
      </w:r>
      <w:r>
        <w:rPr>
          <w:rFonts w:hint="eastAsia"/>
        </w:rPr>
        <w:t>TOD</w:t>
      </w:r>
      <w:r>
        <w:rPr>
          <w:rFonts w:hint="eastAsia"/>
        </w:rPr>
        <w:t>步行圈并形成连续网络，轨道覆盖较弱地区是否存在“高骑行—低轨道可达”的网络补缺现象；城市结构层面，重点关注中心—外围区位、轨道密度等影响因素如何塑造不同的轨道—骑行空间关系。</w:t>
      </w:r>
    </w:p>
    <w:p w14:paraId="7FBC59F3" w14:textId="77777777" w:rsidR="00945AB5" w:rsidRDefault="002C25DB">
      <w:pPr>
        <w:pStyle w:val="Heading1"/>
        <w:numPr>
          <w:ilvl w:val="0"/>
          <w:numId w:val="0"/>
        </w:numPr>
        <w:spacing w:after="65"/>
      </w:pPr>
      <w:r>
        <w:rPr>
          <w:rFonts w:hint="eastAsia"/>
        </w:rPr>
        <w:t xml:space="preserve">2  </w:t>
      </w:r>
      <w:r>
        <w:rPr>
          <w:rFonts w:hint="eastAsia"/>
        </w:rPr>
        <w:t>两个城市的实证研究</w:t>
      </w:r>
    </w:p>
    <w:p w14:paraId="77D3C552" w14:textId="77777777" w:rsidR="00945AB5" w:rsidRDefault="002C25DB">
      <w:pPr>
        <w:spacing w:after="163"/>
        <w:ind w:firstLine="420"/>
        <w:rPr>
          <w:rFonts w:asciiTheme="minorEastAsia" w:hAnsiTheme="minorEastAsia"/>
        </w:rPr>
      </w:pPr>
      <w:r>
        <w:rPr>
          <w:rFonts w:hint="eastAsia"/>
        </w:rPr>
        <w:t>本研究选取上海市和大阪市的中心城区和部分外围城区为研究区域，</w:t>
      </w:r>
      <w:r>
        <w:rPr>
          <w:rFonts w:asciiTheme="minorEastAsia" w:hAnsiTheme="minorEastAsia" w:hint="eastAsia"/>
        </w:rPr>
        <w:t>如</w:t>
      </w:r>
      <w:r>
        <w:rPr>
          <w:rFonts w:asciiTheme="minorEastAsia" w:hAnsiTheme="minorEastAsia" w:hint="eastAsia"/>
        </w:rPr>
        <w:fldChar w:fldCharType="begin"/>
      </w:r>
      <w:r>
        <w:rPr>
          <w:rFonts w:asciiTheme="minorEastAsia" w:hAnsiTheme="minorEastAsia" w:hint="eastAsia"/>
        </w:rPr>
        <w:instrText xml:space="preserve"> REF _Ref240982310 \h </w:instrText>
      </w:r>
      <w:r>
        <w:rPr>
          <w:rFonts w:asciiTheme="minorEastAsia" w:hAnsiTheme="minorEastAsia" w:hint="eastAsia"/>
        </w:rPr>
      </w:r>
      <w:r>
        <w:rPr>
          <w:rFonts w:asciiTheme="minorEastAsia" w:hAnsiTheme="minorEastAsia" w:hint="eastAsia"/>
        </w:rPr>
        <w:fldChar w:fldCharType="separate"/>
      </w:r>
      <w:r>
        <w:rPr>
          <w:rFonts w:hint="eastAsia"/>
        </w:rPr>
        <w:t>图</w:t>
      </w:r>
      <w:r>
        <w:rPr>
          <w:noProof/>
        </w:rPr>
        <w:t>1</w:t>
      </w:r>
      <w:r>
        <w:rPr>
          <w:rFonts w:asciiTheme="minorEastAsia" w:hAnsiTheme="minorEastAsia" w:hint="eastAsia"/>
        </w:rPr>
        <w:fldChar w:fldCharType="end"/>
      </w:r>
      <w:r>
        <w:rPr>
          <w:rFonts w:asciiTheme="minorEastAsia" w:hAnsiTheme="minorEastAsia" w:hint="eastAsia"/>
        </w:rPr>
        <w:t>和</w:t>
      </w:r>
      <w:r>
        <w:rPr>
          <w:rFonts w:asciiTheme="minorEastAsia" w:hAnsiTheme="minorEastAsia" w:hint="eastAsia"/>
        </w:rPr>
        <w:fldChar w:fldCharType="begin"/>
      </w:r>
      <w:r>
        <w:rPr>
          <w:rFonts w:asciiTheme="minorEastAsia" w:hAnsiTheme="minorEastAsia" w:hint="eastAsia"/>
        </w:rPr>
        <w:instrText xml:space="preserve"> REF _Ref240982327 \h </w:instrText>
      </w:r>
      <w:r>
        <w:rPr>
          <w:rFonts w:asciiTheme="minorEastAsia" w:hAnsiTheme="minorEastAsia" w:hint="eastAsia"/>
        </w:rPr>
      </w:r>
      <w:r>
        <w:rPr>
          <w:rFonts w:asciiTheme="minorEastAsia" w:hAnsiTheme="minorEastAsia" w:hint="eastAsia"/>
        </w:rPr>
        <w:fldChar w:fldCharType="separate"/>
      </w:r>
      <w:r>
        <w:rPr>
          <w:rFonts w:hint="eastAsia"/>
        </w:rPr>
        <w:t>图</w:t>
      </w:r>
      <w:r>
        <w:rPr>
          <w:noProof/>
        </w:rPr>
        <w:t>2</w:t>
      </w:r>
      <w:r>
        <w:rPr>
          <w:rFonts w:asciiTheme="minorEastAsia" w:hAnsiTheme="minorEastAsia" w:hint="eastAsia"/>
        </w:rPr>
        <w:fldChar w:fldCharType="end"/>
      </w:r>
      <w:r>
        <w:rPr>
          <w:rFonts w:asciiTheme="minorEastAsia" w:hAnsiTheme="minorEastAsia" w:hint="eastAsia"/>
        </w:rPr>
        <w:t>所示。</w:t>
      </w:r>
    </w:p>
    <w:p w14:paraId="1245D959" w14:textId="77777777" w:rsidR="00945AB5" w:rsidRDefault="002C25DB">
      <w:pPr>
        <w:spacing w:after="163"/>
        <w:ind w:firstLine="420"/>
        <w:rPr>
          <w:color w:val="000000"/>
        </w:rPr>
      </w:pPr>
      <w:del w:id="11" w:author="" w:date="2026-09-29T15:56:00Z">
        <w:r>
          <w:rPr>
            <w:rFonts w:hint="eastAsia"/>
          </w:rPr>
          <w:delText>数据方面，上海已有较好的数据基础：</w:delText>
        </w:r>
      </w:del>
      <w:r>
        <w:rPr>
          <w:rFonts w:hint="eastAsia"/>
        </w:rPr>
        <w:t>共享单车数据覆盖上海市域，原始记录</w:t>
      </w:r>
      <w:r>
        <w:rPr>
          <w:rFonts w:hint="eastAsia"/>
        </w:rPr>
        <w:t>110,052,910</w:t>
      </w:r>
      <w:r>
        <w:rPr>
          <w:rFonts w:hint="eastAsia"/>
        </w:rPr>
        <w:t>条，处理后提取</w:t>
      </w:r>
      <w:r>
        <w:rPr>
          <w:rFonts w:hint="eastAsia"/>
        </w:rPr>
        <w:t>27,004,940</w:t>
      </w:r>
      <w:r>
        <w:rPr>
          <w:rFonts w:hint="eastAsia"/>
        </w:rPr>
        <w:t>条</w:t>
      </w:r>
      <w:r>
        <w:rPr>
          <w:rFonts w:hint="eastAsia"/>
        </w:rPr>
        <w:t>OD</w:t>
      </w:r>
      <w:r>
        <w:rPr>
          <w:rFonts w:hint="eastAsia"/>
        </w:rPr>
        <w:t>出行记录，已识别</w:t>
      </w:r>
      <w:r>
        <w:rPr>
          <w:rFonts w:hint="eastAsia"/>
        </w:rPr>
        <w:t>551,950</w:t>
      </w:r>
      <w:r>
        <w:rPr>
          <w:rFonts w:hint="eastAsia"/>
        </w:rPr>
        <w:t>次接驳出行</w:t>
      </w:r>
      <w:del w:id="12" w:author="" w:date="2026-09-29T15:56:00Z">
        <w:r>
          <w:rPr>
            <w:rFonts w:hint="eastAsia"/>
          </w:rPr>
          <w:delText>。研究基于</w:delText>
        </w:r>
        <w:r>
          <w:rPr>
            <w:rFonts w:hint="eastAsia"/>
          </w:rPr>
          <w:delText>2018</w:delText>
        </w:r>
        <w:r>
          <w:rPr>
            <w:rFonts w:hint="eastAsia"/>
          </w:rPr>
          <w:delText>年</w:delText>
        </w:r>
        <w:r>
          <w:rPr>
            <w:rFonts w:hint="eastAsia"/>
          </w:rPr>
          <w:delText>8</w:delText>
        </w:r>
        <w:r>
          <w:rPr>
            <w:rFonts w:hint="eastAsia"/>
          </w:rPr>
          <w:delText>月上海市连续两周的摩拜单车数据，</w:delText>
        </w:r>
      </w:del>
      <w:del w:id="13" w:author="" w:date="2026-09-29T15:55:00Z">
        <w:r>
          <w:rPr>
            <w:rFonts w:hint="eastAsia"/>
          </w:rPr>
          <w:delText>通过空间约束（站点出入口</w:delText>
        </w:r>
        <w:r>
          <w:rPr>
            <w:rFonts w:hint="eastAsia"/>
          </w:rPr>
          <w:delText>100 m</w:delText>
        </w:r>
        <w:r>
          <w:rPr>
            <w:rFonts w:hint="eastAsia"/>
          </w:rPr>
          <w:delText>缓冲区）、时间约束（早高峰</w:delText>
        </w:r>
        <w:r>
          <w:rPr>
            <w:rFonts w:hint="eastAsia"/>
          </w:rPr>
          <w:delText>7</w:delText>
        </w:r>
        <w:r>
          <w:rPr>
            <w:rFonts w:hint="eastAsia"/>
          </w:rPr>
          <w:delText>—</w:delText>
        </w:r>
        <w:r>
          <w:rPr>
            <w:rFonts w:hint="eastAsia"/>
          </w:rPr>
          <w:delText>9</w:delText>
        </w:r>
        <w:r>
          <w:rPr>
            <w:rFonts w:hint="eastAsia"/>
          </w:rPr>
          <w:delText>点、晚高峰</w:delText>
        </w:r>
        <w:r>
          <w:rPr>
            <w:rFonts w:hint="eastAsia"/>
          </w:rPr>
          <w:delText>17</w:delText>
        </w:r>
        <w:r>
          <w:rPr>
            <w:rFonts w:hint="eastAsia"/>
          </w:rPr>
          <w:delText>—</w:delText>
        </w:r>
        <w:r>
          <w:rPr>
            <w:rFonts w:hint="eastAsia"/>
          </w:rPr>
          <w:delText>19</w:delText>
        </w:r>
        <w:r>
          <w:rPr>
            <w:rFonts w:hint="eastAsia"/>
          </w:rPr>
          <w:delText>点）和邻近性原则三重识别方法，最终识别出</w:delText>
        </w:r>
        <w:r>
          <w:rPr>
            <w:rFonts w:hint="eastAsia"/>
          </w:rPr>
          <w:delText>551,950</w:delText>
        </w:r>
        <w:r>
          <w:rPr>
            <w:rFonts w:hint="eastAsia"/>
          </w:rPr>
          <w:delText>次共享单车接驳轨道交通出行记录</w:delText>
        </w:r>
      </w:del>
      <w:r>
        <w:rPr>
          <w:rFonts w:hint="eastAsia"/>
        </w:rPr>
        <w:t>。</w:t>
      </w:r>
      <w:del w:id="14" w:author="" w:date="2026-09-29T15:58:00Z">
        <w:r>
          <w:rPr>
            <w:rFonts w:hint="eastAsia"/>
          </w:rPr>
          <w:delText>街景影像数据方面，内环城区共设置</w:delText>
        </w:r>
        <w:r>
          <w:rPr>
            <w:rFonts w:hint="eastAsia"/>
          </w:rPr>
          <w:delText>7,105</w:delText>
        </w:r>
        <w:r>
          <w:rPr>
            <w:rFonts w:hint="eastAsia"/>
          </w:rPr>
          <w:delText>个观测点，已完成语义分割提取（绿视率、建筑围合度等）与目标识别（得到机非分隔类型）。</w:delText>
        </w:r>
      </w:del>
      <w:r>
        <w:rPr>
          <w:rFonts w:hint="eastAsia"/>
          <w:color w:val="000000"/>
        </w:rPr>
        <w:t>大阪采用</w:t>
      </w:r>
      <w:r>
        <w:rPr>
          <w:rFonts w:hint="eastAsia"/>
          <w:color w:val="000000"/>
        </w:rPr>
        <w:t>2023</w:t>
      </w:r>
      <w:r>
        <w:rPr>
          <w:rFonts w:hint="eastAsia"/>
          <w:color w:val="000000"/>
        </w:rPr>
        <w:t>年</w:t>
      </w:r>
      <w:r>
        <w:rPr>
          <w:rFonts w:hint="eastAsia"/>
          <w:color w:val="000000"/>
        </w:rPr>
        <w:t>10</w:t>
      </w:r>
      <w:r>
        <w:rPr>
          <w:rFonts w:hint="eastAsia"/>
          <w:color w:val="000000"/>
        </w:rPr>
        <w:t>月的</w:t>
      </w:r>
      <w:r>
        <w:rPr>
          <w:rFonts w:hint="eastAsia"/>
          <w:color w:val="000000"/>
        </w:rPr>
        <w:t>Strava Metro</w:t>
      </w:r>
      <w:r>
        <w:rPr>
          <w:rFonts w:hint="eastAsia"/>
          <w:color w:val="000000"/>
        </w:rPr>
        <w:t>骑行数据。原始数据包含</w:t>
      </w:r>
      <w:r>
        <w:rPr>
          <w:rFonts w:hint="eastAsia"/>
          <w:color w:val="000000"/>
        </w:rPr>
        <w:t>190,934</w:t>
      </w:r>
      <w:r>
        <w:rPr>
          <w:rFonts w:hint="eastAsia"/>
          <w:color w:val="000000"/>
        </w:rPr>
        <w:t>条逐小时道路记录，累计约</w:t>
      </w:r>
      <w:r>
        <w:rPr>
          <w:rFonts w:hint="eastAsia"/>
          <w:color w:val="000000"/>
        </w:rPr>
        <w:t>114.8</w:t>
      </w:r>
      <w:r>
        <w:rPr>
          <w:rFonts w:hint="eastAsia"/>
          <w:color w:val="000000"/>
        </w:rPr>
        <w:t>万次道路边骑行经过；经</w:t>
      </w:r>
      <w:r>
        <w:rPr>
          <w:rFonts w:hint="eastAsia"/>
          <w:color w:val="000000"/>
        </w:rPr>
        <w:t>OSM</w:t>
      </w:r>
      <w:r>
        <w:rPr>
          <w:rFonts w:hint="eastAsia"/>
          <w:color w:val="000000"/>
        </w:rPr>
        <w:t>道路匹配，得到</w:t>
      </w:r>
      <w:r>
        <w:rPr>
          <w:rFonts w:hint="eastAsia"/>
          <w:color w:val="000000"/>
        </w:rPr>
        <w:t>9,252</w:t>
      </w:r>
      <w:r>
        <w:rPr>
          <w:rFonts w:hint="eastAsia"/>
          <w:color w:val="000000"/>
        </w:rPr>
        <w:t>条具有月均骑行次数的道路。景方面，沿这些道路设置</w:t>
      </w:r>
      <w:r>
        <w:rPr>
          <w:rFonts w:hint="eastAsia"/>
          <w:color w:val="000000"/>
        </w:rPr>
        <w:t>207,074</w:t>
      </w:r>
      <w:r>
        <w:rPr>
          <w:rFonts w:hint="eastAsia"/>
          <w:color w:val="000000"/>
        </w:rPr>
        <w:t>个采样点，匹配到</w:t>
      </w:r>
      <w:r>
        <w:rPr>
          <w:rFonts w:hint="eastAsia"/>
          <w:color w:val="000000"/>
        </w:rPr>
        <w:t>98,163</w:t>
      </w:r>
      <w:r>
        <w:rPr>
          <w:rFonts w:hint="eastAsia"/>
          <w:color w:val="000000"/>
        </w:rPr>
        <w:t>张</w:t>
      </w:r>
      <w:r>
        <w:rPr>
          <w:rFonts w:hint="eastAsia"/>
          <w:color w:val="000000"/>
        </w:rPr>
        <w:t>Mapillary</w:t>
      </w:r>
      <w:r>
        <w:rPr>
          <w:rFonts w:hint="eastAsia"/>
          <w:color w:val="000000"/>
        </w:rPr>
        <w:t>影像，其中</w:t>
      </w:r>
      <w:r>
        <w:rPr>
          <w:rFonts w:hint="eastAsia"/>
          <w:color w:val="000000"/>
        </w:rPr>
        <w:t>98,136</w:t>
      </w:r>
      <w:r>
        <w:rPr>
          <w:rFonts w:hint="eastAsia"/>
          <w:color w:val="000000"/>
        </w:rPr>
        <w:t>张完成</w:t>
      </w:r>
      <w:r>
        <w:rPr>
          <w:rFonts w:hint="eastAsia"/>
          <w:color w:val="000000"/>
        </w:rPr>
        <w:t>Cityscapes</w:t>
      </w:r>
      <w:r>
        <w:rPr>
          <w:rFonts w:hint="eastAsia"/>
          <w:color w:val="000000"/>
        </w:rPr>
        <w:t>语义分割，提取了绿化、建筑、天空等像素占比。</w:t>
      </w:r>
    </w:p>
    <w:p w14:paraId="1CAFD6DE" w14:textId="77777777" w:rsidR="00945AB5" w:rsidRDefault="002C25DB">
      <w:pPr>
        <w:spacing w:after="163"/>
        <w:ind w:firstLine="420"/>
        <w:rPr>
          <w:del w:id="15" w:author="" w:date="2026-09-29T17:17:00Z"/>
        </w:rPr>
      </w:pPr>
      <w:ins w:id="16" w:author="" w:date="2026-09-29T15:57:00Z">
        <w:del w:id="17" w:author="" w:date="2026-09-29T17:18:00Z">
          <w:r>
            <w:rPr>
              <w:rFonts w:hint="eastAsia"/>
            </w:rPr>
            <w:delText>cut and paste somewhere for future use</w:delText>
          </w:r>
        </w:del>
      </w:ins>
      <w:del w:id="18" w:author="" w:date="2026-09-29T17:17:00Z">
        <w:r>
          <w:rPr>
            <w:rFonts w:hint="eastAsia"/>
          </w:rPr>
          <w:delText>上海与大阪的数据来源并不完全一致，因此本文统一的是分析维度和空间关系定义，而非机械要求两市使用完全相同的数据形式和图表，并重点比较相对空间结构而非绝对骑行规模。</w:delText>
        </w:r>
      </w:del>
    </w:p>
    <w:p w14:paraId="20D2CA95" w14:textId="77777777" w:rsidR="00945AB5" w:rsidRDefault="00945AB5">
      <w:pPr>
        <w:spacing w:after="163" w:line="240" w:lineRule="auto"/>
        <w:ind w:firstLine="420"/>
        <w:rPr>
          <w:del w:id="19" w:author="" w:date="2026-09-29T17:17:00Z"/>
          <w:color w:val="000000"/>
        </w:rPr>
      </w:pPr>
    </w:p>
    <w:p w14:paraId="51B277FD" w14:textId="77777777" w:rsidR="00945AB5" w:rsidRDefault="00945AB5" w:rsidP="00FE6735">
      <w:pPr>
        <w:spacing w:after="163"/>
        <w:ind w:firstLine="420"/>
        <w:rPr>
          <w:del w:id="20" w:author="" w:date="2026-09-29T17:18:00Z"/>
          <w:color w:val="EE0000"/>
        </w:rPr>
      </w:pPr>
    </w:p>
    <w:p w14:paraId="46B21826" w14:textId="77777777" w:rsidR="00945AB5" w:rsidRDefault="002C25DB">
      <w:pPr>
        <w:keepNext/>
        <w:spacing w:after="163"/>
        <w:ind w:firstLineChars="0" w:firstLine="0"/>
        <w:jc w:val="center"/>
      </w:pPr>
      <w:r>
        <w:rPr>
          <w:noProof/>
        </w:rPr>
        <w:drawing>
          <wp:inline distT="0" distB="0" distL="0" distR="0" wp14:anchorId="2ED7A9D4" wp14:editId="229AF7DE">
            <wp:extent cx="5702300" cy="3052252"/>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tretch/>
                  </pic:blipFill>
                  <pic:spPr>
                    <a:xfrm>
                      <a:off x="0" y="0"/>
                      <a:ext cx="5702300" cy="3052252"/>
                    </a:xfrm>
                    <a:prstGeom prst="rect">
                      <a:avLst/>
                    </a:prstGeom>
                  </pic:spPr>
                </pic:pic>
              </a:graphicData>
            </a:graphic>
          </wp:inline>
        </w:drawing>
      </w:r>
    </w:p>
    <w:p w14:paraId="39555195" w14:textId="77777777" w:rsidR="00945AB5" w:rsidRDefault="002C25DB">
      <w:pPr>
        <w:pStyle w:val="Caption"/>
        <w:spacing w:after="163"/>
        <w:ind w:firstLine="400"/>
        <w:jc w:val="center"/>
        <w:rPr>
          <w:shd w:val="clear" w:color="auto" w:fill="FFFF00"/>
        </w:rPr>
      </w:pPr>
      <w:bookmarkStart w:id="21" w:name="_Ref240982310"/>
      <w:bookmarkStart w:id="22" w:name="_Ref24098229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bookmarkEnd w:id="21"/>
      <w:r>
        <w:rPr>
          <w:rFonts w:hint="eastAsia"/>
        </w:rPr>
        <w:t xml:space="preserve"> </w:t>
      </w:r>
      <w:r>
        <w:rPr>
          <w:rFonts w:hint="eastAsia"/>
        </w:rPr>
        <w:t>上海市与大阪府研究范围</w:t>
      </w:r>
      <w:bookmarkEnd w:id="22"/>
      <w:r>
        <w:rPr>
          <w:rFonts w:hint="eastAsia"/>
        </w:rPr>
        <w:t xml:space="preserve"> </w:t>
      </w:r>
      <w:ins w:id="23" w:author="" w:date="2026-09-29T16:59:00Z">
        <w:r>
          <w:rPr>
            <w:rFonts w:hint="eastAsia"/>
          </w:rPr>
          <w:t>大板中心城区左边是缺的，其它颜色，是否简化就好</w:t>
        </w:r>
      </w:ins>
    </w:p>
    <w:p w14:paraId="19278A90" w14:textId="77777777" w:rsidR="00945AB5" w:rsidRDefault="002C25DB">
      <w:pPr>
        <w:pStyle w:val="Heading2"/>
        <w:numPr>
          <w:ilvl w:val="0"/>
          <w:numId w:val="0"/>
        </w:numPr>
        <w:spacing w:after="65"/>
      </w:pPr>
      <w:r>
        <w:rPr>
          <w:rFonts w:hint="eastAsia"/>
        </w:rPr>
        <w:t xml:space="preserve">2.1  </w:t>
      </w:r>
      <w:r>
        <w:rPr>
          <w:rFonts w:hint="eastAsia"/>
        </w:rPr>
        <w:t>节点关系：轨道站对骑行的空间吸附</w:t>
      </w:r>
    </w:p>
    <w:p w14:paraId="1CFB6A17" w14:textId="77777777" w:rsidR="00945AB5" w:rsidRDefault="002C25DB">
      <w:pPr>
        <w:spacing w:after="163"/>
        <w:ind w:firstLine="420"/>
      </w:pPr>
      <w:r>
        <w:rPr>
          <w:rFonts w:hint="eastAsia"/>
        </w:rPr>
        <w:t>第一层从轨道节点出发，识别骑行强度和自行车设施是否随距站距离呈现明显衰减，并比较上海与大阪的“站点依赖”程度。重点不是简单判断车站附近骑行是否较多，而是刻画轨道节点对骑行的空间组织范围。具体而言，本文从三个方面展开测度：其一，距离梯度，考察</w:t>
      </w:r>
      <w:r>
        <w:rPr>
          <w:rFonts w:hint="eastAsia"/>
        </w:rPr>
        <w:t>0</w:t>
      </w:r>
      <w:r>
        <w:rPr>
          <w:rFonts w:hint="eastAsia"/>
        </w:rPr>
        <w:t>—</w:t>
      </w:r>
      <w:r>
        <w:rPr>
          <w:rFonts w:hint="eastAsia"/>
        </w:rPr>
        <w:t>500 m</w:t>
      </w:r>
      <w:r>
        <w:rPr>
          <w:rFonts w:hint="eastAsia"/>
        </w:rPr>
        <w:t>、</w:t>
      </w:r>
      <w:r>
        <w:rPr>
          <w:rFonts w:hint="eastAsia"/>
        </w:rPr>
        <w:t>500</w:t>
      </w:r>
      <w:r>
        <w:rPr>
          <w:rFonts w:hint="eastAsia"/>
        </w:rPr>
        <w:t>—</w:t>
      </w:r>
      <w:r>
        <w:rPr>
          <w:rFonts w:hint="eastAsia"/>
        </w:rPr>
        <w:t>800 m</w:t>
      </w:r>
      <w:r>
        <w:rPr>
          <w:rFonts w:hint="eastAsia"/>
        </w:rPr>
        <w:t>、</w:t>
      </w:r>
      <w:r>
        <w:rPr>
          <w:rFonts w:hint="eastAsia"/>
        </w:rPr>
        <w:t>800 m</w:t>
      </w:r>
      <w:r>
        <w:rPr>
          <w:rFonts w:hint="eastAsia"/>
        </w:rPr>
        <w:t>—</w:t>
      </w:r>
      <w:r>
        <w:rPr>
          <w:rFonts w:hint="eastAsia"/>
        </w:rPr>
        <w:t>1.5 km</w:t>
      </w:r>
      <w:r>
        <w:rPr>
          <w:rFonts w:hint="eastAsia"/>
        </w:rPr>
        <w:t>、</w:t>
      </w:r>
      <w:r>
        <w:rPr>
          <w:rFonts w:hint="eastAsia"/>
        </w:rPr>
        <w:t>1.5</w:t>
      </w:r>
      <w:r>
        <w:rPr>
          <w:rFonts w:hint="eastAsia"/>
        </w:rPr>
        <w:t>—</w:t>
      </w:r>
      <w:r>
        <w:rPr>
          <w:rFonts w:hint="eastAsia"/>
        </w:rPr>
        <w:t>3 km</w:t>
      </w:r>
      <w:r>
        <w:rPr>
          <w:rFonts w:hint="eastAsia"/>
        </w:rPr>
        <w:t>各区间骑行强度与高热度街段的占比；其二，站点依赖度，例如以</w:t>
      </w:r>
      <w:r>
        <w:rPr>
          <w:rFonts w:hint="eastAsia"/>
        </w:rPr>
        <w:t>800 m</w:t>
      </w:r>
      <w:r>
        <w:rPr>
          <w:rFonts w:hint="eastAsia"/>
        </w:rPr>
        <w:t>内骑行强度占</w:t>
      </w:r>
      <w:r>
        <w:rPr>
          <w:rFonts w:hint="eastAsia"/>
        </w:rPr>
        <w:t>3 km</w:t>
      </w:r>
      <w:r>
        <w:rPr>
          <w:rFonts w:hint="eastAsia"/>
        </w:rPr>
        <w:t>范围骑行强度的比例表示，或用标准化距离衰减斜率表示；其三，自行</w:t>
      </w:r>
      <w:r>
        <w:rPr>
          <w:rFonts w:hint="eastAsia"/>
        </w:rPr>
        <w:lastRenderedPageBreak/>
        <w:t>车停车设施的节点化程度，即停车设施密度随距站距离的衰减，并与骑行活动的衰减进行对照。</w:t>
      </w:r>
    </w:p>
    <w:p w14:paraId="7421BB89" w14:textId="77777777" w:rsidR="00945AB5" w:rsidRDefault="002C25DB">
      <w:pPr>
        <w:spacing w:after="163"/>
        <w:ind w:firstLine="420"/>
      </w:pPr>
      <w:r>
        <w:rPr>
          <w:rFonts w:hint="eastAsia"/>
        </w:rPr>
        <w:t>从站点层面来看，在共享单车与轨道交通出行接驳的关系方面，如</w:t>
      </w:r>
      <w:r>
        <w:fldChar w:fldCharType="begin"/>
      </w:r>
      <w:r>
        <w:instrText xml:space="preserve"> REF _Ref240982400 \h </w:instrText>
      </w:r>
      <w:r>
        <w:fldChar w:fldCharType="separate"/>
      </w:r>
      <w:r>
        <w:rPr>
          <w:rFonts w:hint="eastAsia"/>
        </w:rPr>
        <w:t>图</w:t>
      </w:r>
      <w:r>
        <w:rPr>
          <w:rFonts w:hint="eastAsia"/>
        </w:rPr>
        <w:t>2</w:t>
      </w:r>
      <w:r>
        <w:fldChar w:fldCharType="end"/>
      </w:r>
      <w:r>
        <w:rPr>
          <w:rFonts w:hint="eastAsia"/>
        </w:rPr>
        <w:t>所示，共享单车接驳轨道交通的出行量在城市中心区域显著聚集，呈现出以城市中心为高值核心、向外围圈层梯度递减的空间格局，这可能是因为在城市中心区接驳轨道交通出行距离相对外围地区较短，使用共享单车可以更方便地完成短距离的接驳出行；同时，在紧邻站点的核心圈层内，接驳频次最高、分布最集中，随着距离向外推移，接驳强度迅速下降，随后进入缓慢衰减并趋于稳定的过渡与外围圈层。上述梯度变化显示，上海共享单车接驳主要集中在距市中心</w:t>
      </w:r>
      <w:r>
        <w:rPr>
          <w:rFonts w:hint="eastAsia"/>
        </w:rPr>
        <w:t>10 km</w:t>
      </w:r>
      <w:r>
        <w:rPr>
          <w:rFonts w:hint="eastAsia"/>
        </w:rPr>
        <w:t>以内的核心区，而在外围地区虽有所减少但仍保持一定需求，说明核心圈层以高频接驳为特征，过渡与外围圈层则以较低的接驳水平维系着站点与周边地区的基本联系，站点对骑行接驳的组织强度由内向外逐级递减。</w:t>
      </w:r>
    </w:p>
    <w:p w14:paraId="4D24660A" w14:textId="77777777" w:rsidR="00945AB5" w:rsidRDefault="00945AB5">
      <w:pPr>
        <w:spacing w:after="163"/>
        <w:ind w:firstLine="420"/>
      </w:pPr>
    </w:p>
    <w:p w14:paraId="086B5D6F" w14:textId="77777777" w:rsidR="00945AB5" w:rsidRDefault="002C25DB">
      <w:pPr>
        <w:keepNext/>
        <w:spacing w:after="163"/>
        <w:ind w:firstLineChars="0" w:firstLine="0"/>
        <w:jc w:val="center"/>
      </w:pPr>
      <w:r>
        <w:rPr>
          <w:rFonts w:hint="eastAsia"/>
          <w:noProof/>
        </w:rPr>
        <w:drawing>
          <wp:inline distT="0" distB="0" distL="0" distR="0" wp14:anchorId="2E23CEED" wp14:editId="2EC61451">
            <wp:extent cx="5286375" cy="3665343"/>
            <wp:effectExtent l="0" t="0" r="0" b="0"/>
            <wp:docPr id="5"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rcRect b="2525"/>
                    <a:stretch>
                      <a:fillRect/>
                    </a:stretch>
                  </pic:blipFill>
                  <pic:spPr>
                    <a:xfrm>
                      <a:off x="0" y="0"/>
                      <a:ext cx="5286375" cy="3665343"/>
                    </a:xfrm>
                    <a:prstGeom prst="rect">
                      <a:avLst/>
                    </a:prstGeom>
                    <a:ln/>
                  </pic:spPr>
                </pic:pic>
              </a:graphicData>
            </a:graphic>
          </wp:inline>
        </w:drawing>
      </w:r>
    </w:p>
    <w:p w14:paraId="19EC2FF6" w14:textId="77777777" w:rsidR="00945AB5" w:rsidRDefault="002C25DB">
      <w:pPr>
        <w:pStyle w:val="Caption"/>
        <w:spacing w:after="163"/>
        <w:ind w:firstLine="400"/>
        <w:jc w:val="center"/>
      </w:pPr>
      <w:bookmarkStart w:id="24" w:name="_Ref240982400"/>
      <w:r>
        <w:rPr>
          <w:rFonts w:hint="eastAsia"/>
        </w:rPr>
        <w:t>图</w:t>
      </w:r>
      <w:bookmarkEnd w:id="24"/>
      <w:r>
        <w:rPr>
          <w:rFonts w:hint="eastAsia"/>
        </w:rPr>
        <w:t xml:space="preserve">2 </w:t>
      </w:r>
      <w:r>
        <w:rPr>
          <w:rFonts w:hint="eastAsia"/>
        </w:rPr>
        <w:t>上海市共享单车早晚高峰接驳轨道交通次数及</w:t>
      </w:r>
      <w:r>
        <w:rPr>
          <w:rFonts w:hint="eastAsia"/>
        </w:rPr>
        <w:t>OD</w:t>
      </w:r>
      <w:r>
        <w:rPr>
          <w:rFonts w:hint="eastAsia"/>
        </w:rPr>
        <w:t>分布</w:t>
      </w:r>
    </w:p>
    <w:p w14:paraId="14F8B288" w14:textId="77777777" w:rsidR="00945AB5" w:rsidRDefault="00945AB5">
      <w:pPr>
        <w:pStyle w:val="Caption"/>
        <w:spacing w:after="163"/>
        <w:ind w:firstLine="400"/>
        <w:jc w:val="center"/>
      </w:pPr>
    </w:p>
    <w:p w14:paraId="23E5CDCB" w14:textId="77777777" w:rsidR="00945AB5" w:rsidRDefault="002C25DB">
      <w:pPr>
        <w:keepNext/>
        <w:spacing w:after="163"/>
        <w:ind w:firstLine="420"/>
        <w:jc w:val="center"/>
      </w:pPr>
      <w:r>
        <w:rPr>
          <w:noProof/>
        </w:rPr>
        <w:lastRenderedPageBreak/>
        <w:drawing>
          <wp:inline distT="0" distB="0" distL="0" distR="0" wp14:anchorId="00064670" wp14:editId="0BC8F674">
            <wp:extent cx="5724493" cy="4185809"/>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9"/>
                    <a:srcRect l="15421" t="12136" r="3177" b="18325"/>
                    <a:stretch/>
                  </pic:blipFill>
                  <pic:spPr>
                    <a:xfrm>
                      <a:off x="0" y="0"/>
                      <a:ext cx="5724493" cy="4185809"/>
                    </a:xfrm>
                    <a:prstGeom prst="rect">
                      <a:avLst/>
                    </a:prstGeom>
                    <a:ln/>
                  </pic:spPr>
                </pic:pic>
              </a:graphicData>
            </a:graphic>
          </wp:inline>
        </w:drawing>
      </w:r>
    </w:p>
    <w:p w14:paraId="4214BC0A" w14:textId="77777777" w:rsidR="00945AB5" w:rsidRDefault="002C25DB">
      <w:pPr>
        <w:pStyle w:val="Caption"/>
        <w:spacing w:after="163"/>
        <w:ind w:firstLine="400"/>
        <w:jc w:val="center"/>
        <w:rPr>
          <w:shd w:val="clear" w:color="auto" w:fill="FFFF00"/>
        </w:rPr>
      </w:pPr>
      <w:r>
        <w:rPr>
          <w:rFonts w:hint="eastAsia"/>
        </w:rPr>
        <w:t>图</w:t>
      </w:r>
      <w:r>
        <w:rPr>
          <w:rFonts w:hint="eastAsia"/>
        </w:rPr>
        <w:t xml:space="preserve">3 </w:t>
      </w:r>
      <w:r>
        <w:rPr>
          <w:rFonts w:hint="eastAsia"/>
        </w:rPr>
        <w:t>大阪府全日骑行强度、轨道站与自行车停车场</w:t>
      </w:r>
      <w:r>
        <w:rPr>
          <w:rFonts w:hint="eastAsia"/>
        </w:rPr>
        <w:t xml:space="preserve"> </w:t>
      </w:r>
    </w:p>
    <w:p w14:paraId="307E9690" w14:textId="77777777" w:rsidR="00945AB5" w:rsidRDefault="00945AB5">
      <w:pPr>
        <w:pStyle w:val="Caption"/>
        <w:spacing w:after="163"/>
        <w:ind w:firstLine="400"/>
        <w:jc w:val="center"/>
      </w:pPr>
    </w:p>
    <w:p w14:paraId="0362DE5E" w14:textId="77777777" w:rsidR="00945AB5" w:rsidRDefault="002C25DB">
      <w:pPr>
        <w:spacing w:after="163"/>
        <w:ind w:firstLine="420"/>
      </w:pPr>
      <w:r>
        <w:rPr>
          <w:rFonts w:hint="eastAsia"/>
        </w:rPr>
        <w:t>在距离梯度方面，如</w:t>
      </w:r>
      <w:r>
        <w:fldChar w:fldCharType="begin"/>
      </w:r>
      <w:r>
        <w:instrText xml:space="preserve"> </w:instrText>
      </w:r>
      <w:r>
        <w:rPr>
          <w:rFonts w:hint="eastAsia"/>
        </w:rPr>
        <w:instrText>REF _Ref240982415 \h</w:instrText>
      </w:r>
      <w:r>
        <w:instrText xml:space="preserve"> </w:instrText>
      </w:r>
      <w:r>
        <w:fldChar w:fldCharType="separate"/>
      </w:r>
      <w:r>
        <w:rPr>
          <w:rFonts w:hint="eastAsia"/>
        </w:rPr>
        <w:t>图</w:t>
      </w:r>
      <w:r>
        <w:rPr>
          <w:rFonts w:hint="eastAsia"/>
        </w:rPr>
        <w:t>4</w:t>
      </w:r>
      <w:r>
        <w:fldChar w:fldCharType="end"/>
      </w:r>
      <w:r>
        <w:rPr>
          <w:rFonts w:hint="eastAsia"/>
        </w:rPr>
        <w:t>（</w:t>
      </w:r>
      <w:r>
        <w:rPr>
          <w:rFonts w:hint="eastAsia"/>
        </w:rPr>
        <w:t>a</w:t>
      </w:r>
      <w:r>
        <w:rPr>
          <w:rFonts w:hint="eastAsia"/>
        </w:rPr>
        <w:t>）所示，上海共享单车接驳呈现出显著的短距离集聚特征。出行频率占比最高的区间为</w:t>
      </w:r>
      <w:r>
        <w:rPr>
          <w:rFonts w:hint="eastAsia"/>
        </w:rPr>
        <w:t>0.5</w:t>
      </w:r>
      <w:r>
        <w:rPr>
          <w:rFonts w:hint="eastAsia"/>
        </w:rPr>
        <w:t>—</w:t>
      </w:r>
      <w:r>
        <w:rPr>
          <w:rFonts w:hint="eastAsia"/>
        </w:rPr>
        <w:t>0.6 km</w:t>
      </w:r>
      <w:r>
        <w:rPr>
          <w:rFonts w:hint="eastAsia"/>
        </w:rPr>
        <w:t>，早晚高峰和非高峰时段分别占</w:t>
      </w:r>
      <w:r>
        <w:rPr>
          <w:rFonts w:hint="eastAsia"/>
        </w:rPr>
        <w:t>12.6%</w:t>
      </w:r>
      <w:r>
        <w:rPr>
          <w:rFonts w:hint="eastAsia"/>
        </w:rPr>
        <w:t>和</w:t>
      </w:r>
      <w:r>
        <w:rPr>
          <w:rFonts w:hint="eastAsia"/>
        </w:rPr>
        <w:t>12.1%</w:t>
      </w:r>
      <w:r>
        <w:rPr>
          <w:rFonts w:hint="eastAsia"/>
        </w:rPr>
        <w:t>。这一发现表明，上海共享单车接驳轨道交通的“站点依赖”范围远小于传统</w:t>
      </w:r>
      <w:r>
        <w:rPr>
          <w:rFonts w:hint="eastAsia"/>
        </w:rPr>
        <w:t>TOD</w:t>
      </w:r>
      <w:r>
        <w:rPr>
          <w:rFonts w:hint="eastAsia"/>
        </w:rPr>
        <w:t>步行圈（</w:t>
      </w:r>
      <w:r>
        <w:rPr>
          <w:rFonts w:hint="eastAsia"/>
        </w:rPr>
        <w:t>800 m</w:t>
      </w:r>
      <w:r>
        <w:rPr>
          <w:rFonts w:hint="eastAsia"/>
        </w:rPr>
        <w:t>），骑行强度的距离衰减在</w:t>
      </w:r>
      <w:r>
        <w:rPr>
          <w:rFonts w:hint="eastAsia"/>
        </w:rPr>
        <w:t>1 km</w:t>
      </w:r>
      <w:r>
        <w:rPr>
          <w:rFonts w:hint="eastAsia"/>
        </w:rPr>
        <w:t>以内尤为急剧。</w:t>
      </w:r>
    </w:p>
    <w:p w14:paraId="02F97DA4" w14:textId="77777777" w:rsidR="00945AB5" w:rsidRDefault="00945AB5">
      <w:pPr>
        <w:keepNext/>
        <w:spacing w:after="163"/>
        <w:ind w:firstLineChars="0" w:firstLine="0"/>
        <w:jc w:val="center"/>
      </w:pPr>
    </w:p>
    <w:p w14:paraId="3855A69D" w14:textId="77777777" w:rsidR="00945AB5" w:rsidRDefault="002C25DB">
      <w:pPr>
        <w:pStyle w:val="Caption"/>
        <w:spacing w:after="163"/>
        <w:ind w:firstLine="400"/>
        <w:jc w:val="center"/>
        <w:rPr>
          <w:shd w:val="clear" w:color="auto" w:fill="FFFF00"/>
        </w:rPr>
      </w:pPr>
      <w:r>
        <w:rPr>
          <w:rFonts w:hint="eastAsia"/>
          <w:noProof/>
          <w:shd w:val="clear" w:color="auto" w:fill="FFFF00"/>
        </w:rPr>
        <w:drawing>
          <wp:inline distT="0" distB="0" distL="0" distR="0" wp14:anchorId="37A389B9" wp14:editId="17E74D94">
            <wp:extent cx="5035550" cy="6216926"/>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0"/>
                    <a:stretch/>
                  </pic:blipFill>
                  <pic:spPr>
                    <a:xfrm>
                      <a:off x="0" y="0"/>
                      <a:ext cx="5035550" cy="6216926"/>
                    </a:xfrm>
                    <a:prstGeom prst="rect">
                      <a:avLst/>
                    </a:prstGeom>
                  </pic:spPr>
                </pic:pic>
              </a:graphicData>
            </a:graphic>
          </wp:inline>
        </w:drawing>
      </w:r>
    </w:p>
    <w:p w14:paraId="48E5AB0E" w14:textId="77777777" w:rsidR="00945AB5" w:rsidRDefault="002C25DB">
      <w:pPr>
        <w:pStyle w:val="Caption"/>
        <w:spacing w:after="163"/>
        <w:ind w:firstLine="400"/>
        <w:jc w:val="center"/>
      </w:pPr>
      <w:bookmarkStart w:id="25" w:name="_Ref240982427"/>
      <w:r>
        <w:rPr>
          <w:rFonts w:hint="eastAsia"/>
        </w:rPr>
        <w:t>图</w:t>
      </w:r>
      <w:bookmarkEnd w:id="25"/>
      <w:r>
        <w:rPr>
          <w:rFonts w:hint="eastAsia"/>
        </w:rPr>
        <w:t xml:space="preserve">4 </w:t>
      </w:r>
      <w:r>
        <w:rPr>
          <w:rFonts w:hint="eastAsia"/>
        </w:rPr>
        <w:t>上海市与大阪府出行频率占比的距站梯度</w:t>
      </w:r>
    </w:p>
    <w:p w14:paraId="2DE016A6" w14:textId="77777777" w:rsidR="00945AB5" w:rsidRDefault="002C25DB">
      <w:pPr>
        <w:spacing w:after="163"/>
        <w:ind w:firstLine="420"/>
      </w:pPr>
      <w:r>
        <w:rPr>
          <w:rFonts w:hint="eastAsia"/>
        </w:rPr>
        <w:t>大阪的全日骑行活动同样呈现明显的近站集聚。如</w:t>
      </w:r>
      <w:r>
        <w:fldChar w:fldCharType="begin"/>
      </w:r>
      <w:r>
        <w:instrText xml:space="preserve"> </w:instrText>
      </w:r>
      <w:r>
        <w:rPr>
          <w:rFonts w:hint="eastAsia"/>
        </w:rPr>
        <w:instrText>REF _Ref240982427 \h</w:instrText>
      </w:r>
      <w:r>
        <w:instrText xml:space="preserve"> </w:instrText>
      </w:r>
      <w:r>
        <w:fldChar w:fldCharType="separate"/>
      </w:r>
      <w:r>
        <w:rPr>
          <w:rFonts w:hint="eastAsia"/>
        </w:rPr>
        <w:t>图</w:t>
      </w:r>
      <w:r>
        <w:rPr>
          <w:rFonts w:hint="eastAsia"/>
        </w:rPr>
        <w:t>4</w:t>
      </w:r>
      <w:r>
        <w:fldChar w:fldCharType="end"/>
      </w:r>
      <w:r>
        <w:rPr>
          <w:rFonts w:hint="eastAsia"/>
        </w:rPr>
        <w:t>（</w:t>
      </w:r>
      <w:r>
        <w:rPr>
          <w:rFonts w:hint="eastAsia"/>
        </w:rPr>
        <w:t>b</w:t>
      </w:r>
      <w:r>
        <w:rPr>
          <w:rFonts w:hint="eastAsia"/>
        </w:rPr>
        <w:t>）所示，骑行频率占比在距最近轨道站约</w:t>
      </w:r>
      <w:r>
        <w:rPr>
          <w:rFonts w:hint="eastAsia"/>
        </w:rPr>
        <w:t>0.4</w:t>
      </w:r>
      <w:r>
        <w:rPr>
          <w:rFonts w:hint="eastAsia"/>
        </w:rPr>
        <w:t>–</w:t>
      </w:r>
      <w:r>
        <w:rPr>
          <w:rFonts w:hint="eastAsia"/>
        </w:rPr>
        <w:t>0.6 km</w:t>
      </w:r>
      <w:r>
        <w:rPr>
          <w:rFonts w:hint="eastAsia"/>
        </w:rPr>
        <w:t>达到峰值，此后随距离增加持续下降，约</w:t>
      </w:r>
      <w:r>
        <w:rPr>
          <w:rFonts w:hint="eastAsia"/>
        </w:rPr>
        <w:t>85%</w:t>
      </w:r>
      <w:r>
        <w:rPr>
          <w:rFonts w:hint="eastAsia"/>
        </w:rPr>
        <w:t>的骑行活动集中在距轨道站</w:t>
      </w:r>
      <w:r>
        <w:rPr>
          <w:rFonts w:hint="eastAsia"/>
        </w:rPr>
        <w:t>1.45 km</w:t>
      </w:r>
      <w:r>
        <w:rPr>
          <w:rFonts w:hint="eastAsia"/>
        </w:rPr>
        <w:t>以内。两市距离分布呈现出十分接近的空间尺度：上海</w:t>
      </w:r>
      <w:r>
        <w:rPr>
          <w:rFonts w:hint="eastAsia"/>
        </w:rPr>
        <w:t>85%</w:t>
      </w:r>
      <w:r>
        <w:rPr>
          <w:rFonts w:hint="eastAsia"/>
        </w:rPr>
        <w:t>的接驳出行位于</w:t>
      </w:r>
      <w:r>
        <w:rPr>
          <w:rFonts w:hint="eastAsia"/>
        </w:rPr>
        <w:t>1.35 km</w:t>
      </w:r>
      <w:r>
        <w:rPr>
          <w:rFonts w:hint="eastAsia"/>
        </w:rPr>
        <w:t>以内，大阪则约为</w:t>
      </w:r>
      <w:r>
        <w:rPr>
          <w:rFonts w:hint="eastAsia"/>
        </w:rPr>
        <w:t>1.45 km</w:t>
      </w:r>
      <w:r>
        <w:rPr>
          <w:rFonts w:hint="eastAsia"/>
        </w:rPr>
        <w:t>。由此可见，即使自行车使用体系不同，轨道节点对骑行活动的空间吸附在两座高度轨道化城市中均十分明显。</w:t>
      </w:r>
    </w:p>
    <w:p w14:paraId="08D19AA0" w14:textId="77777777" w:rsidR="00945AB5" w:rsidRDefault="002C25DB">
      <w:pPr>
        <w:spacing w:after="163"/>
        <w:ind w:firstLine="420"/>
      </w:pPr>
      <w:r>
        <w:rPr>
          <w:rFonts w:hint="eastAsia"/>
        </w:rPr>
        <w:t>这一结果说明，两市首先都具有较强的轨道节点导向性。差异更多体现在后续的设施组织、站</w:t>
      </w:r>
      <w:r>
        <w:rPr>
          <w:rFonts w:hint="eastAsia"/>
        </w:rPr>
        <w:lastRenderedPageBreak/>
        <w:t>点条件以及中心—外围腹地变化，而不是轨道节点是否发挥作用本身。与此同时，两市</w:t>
      </w:r>
      <w:r>
        <w:rPr>
          <w:rFonts w:hint="eastAsia"/>
        </w:rPr>
        <w:t>85%</w:t>
      </w:r>
      <w:r>
        <w:rPr>
          <w:rFonts w:hint="eastAsia"/>
        </w:rPr>
        <w:t>骑行活动均延伸至约</w:t>
      </w:r>
      <w:r>
        <w:rPr>
          <w:rFonts w:hint="eastAsia"/>
        </w:rPr>
        <w:t>1.3</w:t>
      </w:r>
      <w:r>
        <w:rPr>
          <w:rFonts w:hint="eastAsia"/>
        </w:rPr>
        <w:t>–</w:t>
      </w:r>
      <w:r>
        <w:rPr>
          <w:rFonts w:hint="eastAsia"/>
        </w:rPr>
        <w:t>1.5 km</w:t>
      </w:r>
      <w:r>
        <w:rPr>
          <w:rFonts w:hint="eastAsia"/>
        </w:rPr>
        <w:t>，也表明仅以</w:t>
      </w:r>
      <w:r>
        <w:rPr>
          <w:rFonts w:hint="eastAsia"/>
        </w:rPr>
        <w:t>800 m</w:t>
      </w:r>
      <w:r>
        <w:rPr>
          <w:rFonts w:hint="eastAsia"/>
        </w:rPr>
        <w:t>步行圈界定自行车—轨道关系可能低估实际功能性腹地。</w:t>
      </w:r>
    </w:p>
    <w:p w14:paraId="6C25A811" w14:textId="77777777" w:rsidR="00945AB5" w:rsidRDefault="002C25DB">
      <w:pPr>
        <w:spacing w:after="163"/>
        <w:ind w:firstLine="420"/>
      </w:pPr>
      <w:r>
        <w:rPr>
          <w:rFonts w:hint="eastAsia"/>
        </w:rPr>
        <w:t>该现象与自行车可显著突破传统步行站区的研究结论相呼应（</w:t>
      </w:r>
      <w:r>
        <w:rPr>
          <w:rFonts w:hint="eastAsia"/>
        </w:rPr>
        <w:t>Lin et al., 2019</w:t>
      </w:r>
      <w:r>
        <w:rPr>
          <w:rFonts w:hint="eastAsia"/>
        </w:rPr>
        <w:t>），以国内城市为例，北京现行轨道一体化规划已提出在站点周边</w:t>
      </w:r>
      <w:r>
        <w:rPr>
          <w:rFonts w:hint="eastAsia"/>
        </w:rPr>
        <w:t>1500 m</w:t>
      </w:r>
      <w:r>
        <w:rPr>
          <w:rFonts w:hint="eastAsia"/>
        </w:rPr>
        <w:t>范围内设置从多个方向连接出入口的连续自行车道（北京市规划和自然资源委员会，</w:t>
      </w:r>
      <w:r>
        <w:rPr>
          <w:rFonts w:hint="eastAsia"/>
        </w:rPr>
        <w:t>2024</w:t>
      </w:r>
      <w:r>
        <w:rPr>
          <w:rFonts w:hint="eastAsia"/>
        </w:rPr>
        <w:t>）；对国内</w:t>
      </w:r>
      <w:r>
        <w:rPr>
          <w:rFonts w:hint="eastAsia"/>
        </w:rPr>
        <w:t>TOD</w:t>
      </w:r>
      <w:r>
        <w:rPr>
          <w:rFonts w:hint="eastAsia"/>
        </w:rPr>
        <w:t>而言，可在</w:t>
      </w:r>
      <w:r>
        <w:rPr>
          <w:rFonts w:hint="eastAsia"/>
        </w:rPr>
        <w:t>800 m</w:t>
      </w:r>
      <w:r>
        <w:rPr>
          <w:rFonts w:hint="eastAsia"/>
        </w:rPr>
        <w:t>步行核心之外一定距离依据实际高骑行方向延伸骑行连接，并以近站停车、共享单车调度和安全过街等措施将其进一步引导进入轨道系统。</w:t>
      </w:r>
    </w:p>
    <w:p w14:paraId="7BAD7A00" w14:textId="77777777" w:rsidR="00945AB5" w:rsidRDefault="002C25DB">
      <w:pPr>
        <w:keepNext/>
        <w:spacing w:after="163"/>
        <w:ind w:firstLineChars="0" w:firstLine="0"/>
        <w:jc w:val="center"/>
      </w:pPr>
      <w:r>
        <w:rPr>
          <w:rFonts w:hint="eastAsia"/>
          <w:noProof/>
        </w:rPr>
        <w:drawing>
          <wp:inline distT="0" distB="0" distL="0" distR="0" wp14:anchorId="1F97E017" wp14:editId="207C841C">
            <wp:extent cx="5276850" cy="2181225"/>
            <wp:effectExtent l="0" t="0" r="0" b="0"/>
            <wp:docPr id="14" name="fig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23"/>
                    <pic:cNvPicPr/>
                  </pic:nvPicPr>
                  <pic:blipFill>
                    <a:blip r:embed="rId11"/>
                    <a:stretch>
                      <a:fillRect/>
                    </a:stretch>
                  </pic:blipFill>
                  <pic:spPr>
                    <a:xfrm>
                      <a:off x="0" y="0"/>
                      <a:ext cx="5276850" cy="2181225"/>
                    </a:xfrm>
                    <a:prstGeom prst="rect">
                      <a:avLst/>
                    </a:prstGeom>
                  </pic:spPr>
                </pic:pic>
              </a:graphicData>
            </a:graphic>
          </wp:inline>
        </w:drawing>
      </w:r>
    </w:p>
    <w:p w14:paraId="492E4C82" w14:textId="77777777" w:rsidR="00945AB5" w:rsidRDefault="002C25DB">
      <w:pPr>
        <w:pStyle w:val="Caption"/>
        <w:spacing w:after="163"/>
        <w:ind w:firstLine="400"/>
        <w:jc w:val="center"/>
        <w:rPr>
          <w:b/>
          <w:bCs/>
        </w:rPr>
      </w:pPr>
      <w:r>
        <w:rPr>
          <w:rFonts w:hint="eastAsia"/>
        </w:rPr>
        <w:t>图</w:t>
      </w:r>
      <w:r>
        <w:rPr>
          <w:rFonts w:hint="eastAsia"/>
        </w:rPr>
        <w:t xml:space="preserve">5 </w:t>
      </w:r>
      <w:r>
        <w:rPr>
          <w:rFonts w:hint="eastAsia"/>
        </w:rPr>
        <w:t>大阪自行车停车场与轨道站的距离关系</w:t>
      </w:r>
    </w:p>
    <w:p w14:paraId="1039F078" w14:textId="77777777" w:rsidR="00945AB5" w:rsidRDefault="002C25DB">
      <w:pPr>
        <w:spacing w:after="163"/>
        <w:ind w:firstLine="420"/>
      </w:pPr>
      <w:r>
        <w:rPr>
          <w:rFonts w:hint="eastAsia"/>
        </w:rPr>
        <w:t>自行车停车设施表现出比骑行活动更强的近站集聚。大阪停车设施主要集中在距轨道站较近的范围内，中心城区的停车设施尤其贴近轨道站，外围地区则相对分散，但大多数仍位于</w:t>
      </w:r>
      <w:r>
        <w:rPr>
          <w:rFonts w:hint="eastAsia"/>
        </w:rPr>
        <w:t>800 m</w:t>
      </w:r>
      <w:r>
        <w:rPr>
          <w:rFonts w:hint="eastAsia"/>
        </w:rPr>
        <w:t>以内。这表明轨道节点不仅吸附骑行活动，也更强烈地组织自行车停车设施；同时，停车设施的空间集中程度还会随站点区位发生变化。</w:t>
      </w:r>
    </w:p>
    <w:p w14:paraId="19CAEBE3" w14:textId="77777777" w:rsidR="00945AB5" w:rsidRDefault="002C25DB">
      <w:pPr>
        <w:spacing w:after="163"/>
        <w:ind w:firstLine="420"/>
      </w:pPr>
      <w:r>
        <w:rPr>
          <w:rFonts w:hint="eastAsia"/>
        </w:rPr>
        <w:t>与骑行活动相比，自行车停车设施表现出更加紧凑的近站组织。大阪中心城区的停车设施尤其集中于轨道站附近，外围地区虽然分布相对分散，但大部分记录仍位于</w:t>
      </w:r>
      <w:r>
        <w:rPr>
          <w:rFonts w:hint="eastAsia"/>
        </w:rPr>
        <w:t>800 m</w:t>
      </w:r>
      <w:r>
        <w:rPr>
          <w:rFonts w:hint="eastAsia"/>
        </w:rPr>
        <w:t>以内。这意味着轨道站对“骑行行为”和“停车设施”均具有吸附作用，但二者的空间尺度不同：停车设施更紧贴站点，而实际骑行活动具有更大的功能性腹地。中心—外围之间的差别也主要体现为这一腹地的扩展程度，而不是外围地区完全脱离轨道节点。</w:t>
      </w:r>
    </w:p>
    <w:p w14:paraId="18C81119" w14:textId="77777777" w:rsidR="00945AB5" w:rsidRDefault="002C25DB">
      <w:pPr>
        <w:spacing w:after="163"/>
        <w:ind w:firstLine="420"/>
      </w:pPr>
      <w:r>
        <w:rPr>
          <w:rFonts w:hint="eastAsia"/>
        </w:rPr>
        <w:t>因而，轨道—骑行整合不能只用“停车设施是否靠近车站”来判断。停车设施描述的是换乘界面的节点化程度，而骑行距离分布描述的是实际能够被轨道站吸引的功能性骑行腹地，两者需要同时考虑。</w:t>
      </w:r>
    </w:p>
    <w:p w14:paraId="4E44B74F" w14:textId="77777777" w:rsidR="00945AB5" w:rsidRDefault="002C25DB">
      <w:pPr>
        <w:keepNext/>
        <w:spacing w:after="163"/>
        <w:ind w:firstLineChars="0" w:firstLine="0"/>
        <w:jc w:val="center"/>
      </w:pPr>
      <w:r>
        <w:rPr>
          <w:noProof/>
        </w:rPr>
        <w:lastRenderedPageBreak/>
        <w:drawing>
          <wp:inline distT="0" distB="0" distL="0" distR="0" wp14:anchorId="63E4F106" wp14:editId="60FF5EA0">
            <wp:extent cx="5759450" cy="4319587"/>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2"/>
                    <a:stretch/>
                  </pic:blipFill>
                  <pic:spPr>
                    <a:xfrm>
                      <a:off x="0" y="0"/>
                      <a:ext cx="5759450" cy="4319587"/>
                    </a:xfrm>
                    <a:prstGeom prst="rect">
                      <a:avLst/>
                    </a:prstGeom>
                  </pic:spPr>
                </pic:pic>
              </a:graphicData>
            </a:graphic>
          </wp:inline>
        </w:drawing>
      </w:r>
    </w:p>
    <w:p w14:paraId="3D3939A0" w14:textId="77777777" w:rsidR="00945AB5" w:rsidRDefault="002C25DB">
      <w:pPr>
        <w:pStyle w:val="Caption"/>
        <w:spacing w:after="163"/>
        <w:ind w:firstLine="400"/>
        <w:jc w:val="center"/>
      </w:pPr>
      <w:bookmarkStart w:id="26" w:name="_Ref240982444"/>
      <w:r>
        <w:rPr>
          <w:rFonts w:hint="eastAsia"/>
        </w:rPr>
        <w:t>图</w:t>
      </w:r>
      <w:bookmarkEnd w:id="26"/>
      <w:r>
        <w:rPr>
          <w:rFonts w:hint="eastAsia"/>
        </w:rPr>
        <w:t xml:space="preserve">6 </w:t>
      </w:r>
      <w:r>
        <w:rPr>
          <w:rFonts w:hint="eastAsia"/>
        </w:rPr>
        <w:t>大阪典型自行车停车设施</w:t>
      </w:r>
      <w:r>
        <w:rPr>
          <w:rFonts w:hint="eastAsia"/>
        </w:rPr>
        <w:t>:</w:t>
      </w:r>
      <w:r>
        <w:rPr>
          <w:rFonts w:hint="eastAsia"/>
        </w:rPr>
        <w:t>四种空间一运营形态</w:t>
      </w:r>
    </w:p>
    <w:p w14:paraId="5764867E" w14:textId="77777777" w:rsidR="00945AB5" w:rsidRDefault="002C25DB">
      <w:pPr>
        <w:spacing w:after="163"/>
        <w:ind w:firstLine="420"/>
      </w:pPr>
      <w:r>
        <w:rPr>
          <w:rFonts w:hint="eastAsia"/>
        </w:rPr>
        <w:t>图像来源：</w:t>
      </w:r>
      <w:r>
        <w:rPr>
          <w:rFonts w:hint="eastAsia"/>
        </w:rPr>
        <w:t>A</w:t>
      </w:r>
      <w:r>
        <w:rPr>
          <w:rFonts w:hint="eastAsia"/>
        </w:rPr>
        <w:t>（大阪布施站商业街），</w:t>
      </w:r>
      <w:r>
        <w:rPr>
          <w:rFonts w:hint="eastAsia"/>
        </w:rPr>
        <w:t>https://www.yna.co.kr/view/AKR20250515151900003</w:t>
      </w:r>
      <w:r>
        <w:rPr>
          <w:rFonts w:hint="eastAsia"/>
        </w:rPr>
        <w:t>；</w:t>
      </w:r>
      <w:r>
        <w:rPr>
          <w:rFonts w:hint="eastAsia"/>
        </w:rPr>
        <w:t>B</w:t>
      </w:r>
      <w:r>
        <w:rPr>
          <w:rFonts w:hint="eastAsia"/>
        </w:rPr>
        <w:t>（大阪市立京桥站广场前</w:t>
      </w:r>
      <w:r>
        <w:rPr>
          <w:rFonts w:hint="eastAsia"/>
        </w:rPr>
        <w:t>24</w:t>
      </w:r>
      <w:r>
        <w:rPr>
          <w:rFonts w:hint="eastAsia"/>
        </w:rPr>
        <w:t>小时自行车停车场），</w:t>
      </w:r>
      <w:r>
        <w:rPr>
          <w:rFonts w:hint="eastAsia"/>
        </w:rPr>
        <w:t>https://osakajitensyaokiba20.seesaa.net/article/461932481.html</w:t>
      </w:r>
      <w:r>
        <w:rPr>
          <w:rFonts w:hint="eastAsia"/>
        </w:rPr>
        <w:t>；</w:t>
      </w:r>
      <w:r>
        <w:rPr>
          <w:rFonts w:hint="eastAsia"/>
        </w:rPr>
        <w:t>C</w:t>
      </w:r>
      <w:r>
        <w:rPr>
          <w:rFonts w:hint="eastAsia"/>
        </w:rPr>
        <w:t>（</w:t>
      </w:r>
      <w:r>
        <w:rPr>
          <w:rFonts w:hint="eastAsia"/>
        </w:rPr>
        <w:t>Osaka: Public Cycling</w:t>
      </w:r>
      <w:r>
        <w:rPr>
          <w:rFonts w:hint="eastAsia"/>
        </w:rPr>
        <w:t>），</w:t>
      </w:r>
      <w:r>
        <w:rPr>
          <w:rFonts w:hint="eastAsia"/>
        </w:rPr>
        <w:t>https://sportifycities.com/osaka-public-cycling/</w:t>
      </w:r>
      <w:r>
        <w:rPr>
          <w:rFonts w:hint="eastAsia"/>
        </w:rPr>
        <w:t>；</w:t>
      </w:r>
      <w:r>
        <w:rPr>
          <w:rFonts w:hint="eastAsia"/>
        </w:rPr>
        <w:t>D</w:t>
      </w:r>
      <w:r>
        <w:rPr>
          <w:rFonts w:hint="eastAsia"/>
        </w:rPr>
        <w:t>（大阪上本町站</w:t>
      </w:r>
      <w:r>
        <w:rPr>
          <w:rFonts w:hint="eastAsia"/>
        </w:rPr>
        <w:t>/</w:t>
      </w:r>
      <w:r>
        <w:rPr>
          <w:rFonts w:hint="eastAsia"/>
        </w:rPr>
        <w:t>谷町九丁目附近地下自行车停车场），</w:t>
      </w:r>
      <w:r>
        <w:rPr>
          <w:rFonts w:hint="eastAsia"/>
        </w:rPr>
        <w:t>https://www.confrage.jp/</w:t>
      </w:r>
      <w:r>
        <w:rPr>
          <w:rFonts w:hint="eastAsia"/>
        </w:rPr>
        <w:t>大阪上本町駅・谷町九丁目駅近辺の格安自転車駐</w:t>
      </w:r>
      <w:r>
        <w:rPr>
          <w:rFonts w:hint="eastAsia"/>
        </w:rPr>
        <w:t>/</w:t>
      </w:r>
      <w:r>
        <w:rPr>
          <w:rFonts w:hint="eastAsia"/>
        </w:rPr>
        <w:t>。</w:t>
      </w:r>
    </w:p>
    <w:p w14:paraId="468861AC" w14:textId="77777777" w:rsidR="00945AB5" w:rsidRDefault="002C25DB">
      <w:pPr>
        <w:spacing w:after="163"/>
        <w:ind w:firstLineChars="0" w:firstLine="420"/>
      </w:pPr>
      <w:r>
        <w:rPr>
          <w:rFonts w:hint="eastAsia"/>
        </w:rPr>
        <w:t>大阪的自行车停车体系具有明显的轨道站点导向特征，并根据站区空间条件形成多种形态。</w:t>
      </w:r>
      <w:r>
        <w:fldChar w:fldCharType="begin"/>
      </w:r>
      <w:r>
        <w:instrText xml:space="preserve"> </w:instrText>
      </w:r>
      <w:r>
        <w:rPr>
          <w:rFonts w:hint="eastAsia"/>
        </w:rPr>
        <w:instrText>REF _Ref240982444 \h</w:instrText>
      </w:r>
      <w:r>
        <w:instrText xml:space="preserve"> </w:instrText>
      </w:r>
      <w:r>
        <w:fldChar w:fldCharType="separate"/>
      </w:r>
      <w:r>
        <w:rPr>
          <w:rFonts w:hint="eastAsia"/>
        </w:rPr>
        <w:t>图</w:t>
      </w:r>
      <w:r>
        <w:rPr>
          <w:rFonts w:hint="eastAsia"/>
        </w:rPr>
        <w:t>6</w:t>
      </w:r>
      <w:r>
        <w:fldChar w:fldCharType="end"/>
      </w:r>
      <w:r>
        <w:rPr>
          <w:rFonts w:hint="eastAsia"/>
        </w:rPr>
        <w:t>所示，</w:t>
      </w:r>
      <w:r>
        <w:rPr>
          <w:rFonts w:hint="eastAsia"/>
        </w:rPr>
        <w:t>A</w:t>
      </w:r>
      <w:r>
        <w:rPr>
          <w:rFonts w:hint="eastAsia"/>
        </w:rPr>
        <w:t>为站区</w:t>
      </w:r>
      <w:r>
        <w:rPr>
          <w:rFonts w:hint="eastAsia"/>
        </w:rPr>
        <w:t>/</w:t>
      </w:r>
      <w:r>
        <w:rPr>
          <w:rFonts w:hint="eastAsia"/>
        </w:rPr>
        <w:t>商业区分散式停车，常见于梅田、大阪站等高密度中心区，以多个小型停车点服务短停、购物与换乘；</w:t>
      </w:r>
      <w:r>
        <w:rPr>
          <w:rFonts w:hint="eastAsia"/>
        </w:rPr>
        <w:t>B</w:t>
      </w:r>
      <w:r>
        <w:rPr>
          <w:rFonts w:hint="eastAsia"/>
        </w:rPr>
        <w:t>为有组织的收费停车区，通过明确的收费规则和免费时段调节停车需求；</w:t>
      </w:r>
      <w:r>
        <w:rPr>
          <w:rFonts w:hint="eastAsia"/>
        </w:rPr>
        <w:t>C</w:t>
      </w:r>
      <w:r>
        <w:rPr>
          <w:rFonts w:hint="eastAsia"/>
        </w:rPr>
        <w:t>为高架下集约利用型停车，利用铁路或道路高架下空间形成较大容量、靠近车站的通勤停车设施；</w:t>
      </w:r>
      <w:r>
        <w:rPr>
          <w:rFonts w:hint="eastAsia"/>
        </w:rPr>
        <w:t>D</w:t>
      </w:r>
      <w:r>
        <w:rPr>
          <w:rFonts w:hint="eastAsia"/>
        </w:rPr>
        <w:t>为地下集约式停车，通过地下空间减少站前地面占用，适用于土地紧张、步行冲突较强的站区。大阪市大量有料停车设施还采用指定管理者制度，并通过临时停车、定期停车及低利用率区块降价等方式提高运营效率。</w:t>
      </w:r>
    </w:p>
    <w:p w14:paraId="7917CB6A" w14:textId="77777777" w:rsidR="00945AB5" w:rsidRDefault="002C25DB">
      <w:pPr>
        <w:spacing w:after="163"/>
        <w:ind w:firstLineChars="0" w:firstLine="420"/>
      </w:pPr>
      <w:r>
        <w:rPr>
          <w:rFonts w:hint="eastAsia"/>
        </w:rPr>
        <w:t>这种空间—运营体系与本文观察到的节点化特征相一致。大阪停车设施在距轨道站</w:t>
      </w:r>
      <w:r>
        <w:rPr>
          <w:rFonts w:hint="eastAsia"/>
        </w:rPr>
        <w:t>200 m</w:t>
      </w:r>
      <w:r>
        <w:rPr>
          <w:rFonts w:hint="eastAsia"/>
        </w:rPr>
        <w:t>以内最为集中，并随距离增加迅速下降。</w:t>
      </w:r>
    </w:p>
    <w:p w14:paraId="20E389BC" w14:textId="77777777" w:rsidR="00945AB5" w:rsidRDefault="002C25DB">
      <w:pPr>
        <w:keepNext/>
        <w:spacing w:after="163"/>
        <w:ind w:firstLineChars="0" w:firstLine="0"/>
        <w:jc w:val="center"/>
      </w:pPr>
      <w:r>
        <w:rPr>
          <w:rFonts w:hint="eastAsia"/>
          <w:noProof/>
        </w:rPr>
        <w:lastRenderedPageBreak/>
        <w:drawing>
          <wp:inline distT="0" distB="0" distL="0" distR="0" wp14:anchorId="3FDE0C19" wp14:editId="4482EB1B">
            <wp:extent cx="5276850" cy="3181350"/>
            <wp:effectExtent l="0" t="0" r="0" b="0"/>
            <wp:docPr id="20" name="fig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6"/>
                    <pic:cNvPicPr/>
                  </pic:nvPicPr>
                  <pic:blipFill>
                    <a:blip r:embed="rId13"/>
                    <a:stretch>
                      <a:fillRect/>
                    </a:stretch>
                  </pic:blipFill>
                  <pic:spPr>
                    <a:xfrm>
                      <a:off x="0" y="0"/>
                      <a:ext cx="5276850" cy="3181350"/>
                    </a:xfrm>
                    <a:prstGeom prst="rect">
                      <a:avLst/>
                    </a:prstGeom>
                  </pic:spPr>
                </pic:pic>
              </a:graphicData>
            </a:graphic>
          </wp:inline>
        </w:drawing>
      </w:r>
    </w:p>
    <w:p w14:paraId="5427BE3F" w14:textId="77777777" w:rsidR="00945AB5" w:rsidRDefault="002C25DB">
      <w:pPr>
        <w:pStyle w:val="a2"/>
        <w:spacing w:after="163"/>
        <w:ind w:firstLine="400"/>
      </w:pPr>
      <w:r>
        <w:rPr>
          <w:rFonts w:hint="eastAsia"/>
        </w:rPr>
        <w:t>图</w:t>
      </w:r>
      <w:r>
        <w:rPr>
          <w:rFonts w:hint="eastAsia"/>
        </w:rPr>
        <w:t xml:space="preserve">7 </w:t>
      </w:r>
      <w:r>
        <w:rPr>
          <w:rFonts w:hint="eastAsia"/>
        </w:rPr>
        <w:t>大阪典型自行车停车设施类型（天王寺、高槻）</w:t>
      </w:r>
    </w:p>
    <w:p w14:paraId="13BA65A2" w14:textId="77777777" w:rsidR="00945AB5" w:rsidRDefault="002C25DB">
      <w:pPr>
        <w:spacing w:after="163"/>
        <w:ind w:firstLine="420"/>
        <w:rPr>
          <w:rFonts w:ascii="SimSun" w:eastAsia="SimSun" w:hAnsi="SimSun" w:cs="SimSun"/>
          <w:color w:val="000000"/>
          <w:shd w:val="clear" w:color="auto" w:fill="FFFFFF"/>
        </w:rPr>
      </w:pPr>
      <w:r>
        <w:rPr>
          <w:rFonts w:ascii="SimSun" w:eastAsia="SimSun" w:hAnsi="SimSun" w:cs="SimSun" w:hint="eastAsia"/>
          <w:color w:val="000000"/>
          <w:shd w:val="clear" w:color="auto" w:fill="FFFFFF"/>
        </w:rPr>
        <w:t>天王寺站（中心）自行车停车场呈低集聚、多中心散布格局，服务半径外溢至 800 m 圈层；高槻站（外围）停车场呈高集聚、单中心依附格局，高度收敛于 500 m 核心圈内，反映外围站点"强接驳依赖、弱设施冗余"的特征。</w:t>
      </w:r>
    </w:p>
    <w:p w14:paraId="70D9BD28" w14:textId="77777777" w:rsidR="00945AB5" w:rsidRDefault="002C25DB">
      <w:pPr>
        <w:spacing w:after="163"/>
        <w:ind w:firstLine="420"/>
        <w:rPr>
          <w:rFonts w:ascii="SimSun" w:eastAsia="SimSun" w:hAnsi="SimSun" w:cs="SimSun"/>
        </w:rPr>
      </w:pPr>
      <w:r>
        <w:rPr>
          <w:rFonts w:ascii="SimSun" w:eastAsia="SimSun" w:hAnsi="SimSun" w:cs="SimSun" w:hint="eastAsia"/>
          <w:color w:val="000000"/>
          <w:shd w:val="clear" w:color="auto" w:fill="FFFFFF"/>
        </w:rPr>
        <w:t>中心站具备高连通度街道网络与可辨识的专用骑行道路，骑行接驳具备物理网络承载力；外围站街网稀疏、专用骑行设施缺失，接驳供给与"最后一公里"需求形成结构性错配。以 500 m／800 m 双缓冲圈为标尺，中心站设施覆盖呈"圈层内均衡填充"，外围站呈"核心过载、外圈空白"</w:t>
      </w:r>
    </w:p>
    <w:p w14:paraId="6C3AA868" w14:textId="77777777" w:rsidR="00945AB5" w:rsidRDefault="002C25DB">
      <w:pPr>
        <w:pStyle w:val="Heading2"/>
        <w:numPr>
          <w:ilvl w:val="0"/>
          <w:numId w:val="0"/>
        </w:numPr>
        <w:spacing w:after="65"/>
      </w:pPr>
      <w:r>
        <w:rPr>
          <w:rFonts w:hint="eastAsia"/>
        </w:rPr>
        <w:t xml:space="preserve">2.2  </w:t>
      </w:r>
      <w:r>
        <w:rPr>
          <w:rFonts w:hint="eastAsia"/>
        </w:rPr>
        <w:t>网络关系：从站区腹地到城市骑行网络（轨交与骑行的互补关系）</w:t>
      </w:r>
    </w:p>
    <w:p w14:paraId="215B87CF" w14:textId="77777777" w:rsidR="00945AB5" w:rsidRDefault="002C25DB">
      <w:pPr>
        <w:spacing w:after="163"/>
        <w:ind w:firstLine="420"/>
        <w:rPr>
          <w:color w:val="000000"/>
        </w:rPr>
      </w:pPr>
      <w:r>
        <w:rPr>
          <w:rFonts w:hint="eastAsia"/>
        </w:rPr>
        <w:t>第二层从“站点圈”转向“网络”，核心是识别高强度骑行是否沿街道连续延伸、穿越多个站区，或在轨道覆盖较弱地区形成相对独立的连续走廊。为此，本文采用三项指标：其一，骑行网络连续性（</w:t>
      </w:r>
      <w:r>
        <w:rPr>
          <w:rFonts w:hint="eastAsia"/>
        </w:rPr>
        <w:t>cycling network continuity</w:t>
      </w:r>
      <w:r>
        <w:rPr>
          <w:rFonts w:hint="eastAsia"/>
        </w:rPr>
        <w:t>），以高强度骑行街段的连续长度、连通分量规模或连通率刻画；其二，骑行网络延伸（</w:t>
      </w:r>
      <w:r>
        <w:rPr>
          <w:rFonts w:hint="eastAsia"/>
        </w:rPr>
        <w:t>cycling catchment extension</w:t>
      </w:r>
      <w:r>
        <w:rPr>
          <w:rFonts w:hint="eastAsia"/>
        </w:rPr>
        <w:t>），以骑行网络从轨道节点向外延伸的距离与范围刻画；</w:t>
      </w:r>
      <w:r>
        <w:rPr>
          <w:rFonts w:hint="eastAsia"/>
          <w:color w:val="000000"/>
        </w:rPr>
        <w:t>其三，以轨道邻近性与骑行强度构造二维类型，识别轨道站域内部与站域之外不同强度的骑行空间，并重点考察“轨道较远—骑行较高”的网络补缺型区域。</w:t>
      </w:r>
    </w:p>
    <w:p w14:paraId="4F75C493" w14:textId="77777777" w:rsidR="00945AB5" w:rsidRDefault="002C25DB">
      <w:pPr>
        <w:spacing w:after="163"/>
        <w:ind w:firstLine="420"/>
        <w:rPr>
          <w:color w:val="000000"/>
        </w:rPr>
      </w:pPr>
      <w:r>
        <w:rPr>
          <w:rFonts w:hint="eastAsia"/>
          <w:color w:val="000000"/>
        </w:rPr>
        <w:t>为进一步识别骑行活动是否突破传统轨道站域，本文以</w:t>
      </w:r>
      <w:r>
        <w:rPr>
          <w:rFonts w:hint="eastAsia"/>
          <w:color w:val="000000"/>
        </w:rPr>
        <w:t xml:space="preserve">250 m </w:t>
      </w:r>
      <w:r>
        <w:rPr>
          <w:rFonts w:hint="eastAsia"/>
          <w:color w:val="000000"/>
        </w:rPr>
        <w:t>×</w:t>
      </w:r>
      <w:r>
        <w:rPr>
          <w:rFonts w:hint="eastAsia"/>
          <w:color w:val="000000"/>
        </w:rPr>
        <w:t xml:space="preserve"> 250 m</w:t>
      </w:r>
      <w:r>
        <w:rPr>
          <w:rFonts w:hint="eastAsia"/>
          <w:color w:val="000000"/>
        </w:rPr>
        <w:t>网格为基本空间单元，将轨道邻近性与骑行强度进行交叉分类。轨道邻近性以网格中心至最近轨道站点的直线距离计算，距站</w:t>
      </w:r>
      <w:r>
        <w:rPr>
          <w:rFonts w:hint="eastAsia"/>
          <w:color w:val="000000"/>
        </w:rPr>
        <w:t>800 m</w:t>
      </w:r>
      <w:r>
        <w:rPr>
          <w:rFonts w:hint="eastAsia"/>
          <w:color w:val="000000"/>
        </w:rPr>
        <w:t>以内定义为“轨道邻近”，</w:t>
      </w:r>
      <w:r>
        <w:rPr>
          <w:rFonts w:hint="eastAsia"/>
          <w:color w:val="000000"/>
        </w:rPr>
        <w:t>800 m</w:t>
      </w:r>
      <w:r>
        <w:rPr>
          <w:rFonts w:hint="eastAsia"/>
          <w:color w:val="000000"/>
        </w:rPr>
        <w:t>以外定义为“轨道较远”。</w:t>
      </w:r>
      <w:r>
        <w:rPr>
          <w:rFonts w:hint="eastAsia"/>
          <w:color w:val="000000"/>
        </w:rPr>
        <w:t>800 m</w:t>
      </w:r>
      <w:r>
        <w:rPr>
          <w:rFonts w:hint="eastAsia"/>
          <w:color w:val="000000"/>
        </w:rPr>
        <w:t>约对应轨道交通导向开发研究中常用的步行站域尺度，因此本文将其作为判断骑行网络是否突破传统轨道站域的参照边界（</w:t>
      </w:r>
      <w:r>
        <w:rPr>
          <w:rFonts w:hint="eastAsia"/>
          <w:color w:val="000000"/>
        </w:rPr>
        <w:t>Pongprasert and Kubota, 2019</w:t>
      </w:r>
      <w:r>
        <w:rPr>
          <w:rFonts w:hint="eastAsia"/>
          <w:color w:val="000000"/>
        </w:rPr>
        <w:t>；</w:t>
      </w:r>
      <w:r>
        <w:rPr>
          <w:rFonts w:hint="eastAsia"/>
          <w:color w:val="000000"/>
        </w:rPr>
        <w:t>Lyu et al., 2024</w:t>
      </w:r>
      <w:r>
        <w:rPr>
          <w:rFonts w:hint="eastAsia"/>
          <w:color w:val="000000"/>
        </w:rPr>
        <w:t>）。骑行强度首先根据</w:t>
      </w:r>
      <w:r>
        <w:rPr>
          <w:rFonts w:hint="eastAsia"/>
          <w:color w:val="000000"/>
        </w:rPr>
        <w:t>Strava</w:t>
      </w:r>
      <w:r>
        <w:rPr>
          <w:rFonts w:hint="eastAsia"/>
          <w:color w:val="000000"/>
        </w:rPr>
        <w:t>道路数据计算各道路的</w:t>
      </w:r>
      <w:r>
        <w:rPr>
          <w:rFonts w:hint="eastAsia"/>
          <w:color w:val="000000"/>
        </w:rPr>
        <w:lastRenderedPageBreak/>
        <w:t>相对骑行强度，再以网格内道路骑行强度的中位数作为网格骑行强度；以全部有效网格骑行强度的第</w:t>
      </w:r>
      <w:r>
        <w:rPr>
          <w:rFonts w:hint="eastAsia"/>
          <w:color w:val="000000"/>
        </w:rPr>
        <w:t>75</w:t>
      </w:r>
      <w:r>
        <w:rPr>
          <w:rFonts w:hint="eastAsia"/>
          <w:color w:val="000000"/>
        </w:rPr>
        <w:t>百分位数（</w:t>
      </w:r>
      <w:r>
        <w:rPr>
          <w:rFonts w:hint="eastAsia"/>
          <w:color w:val="000000"/>
        </w:rPr>
        <w:t>P75</w:t>
      </w:r>
      <w:r>
        <w:rPr>
          <w:rFonts w:hint="eastAsia"/>
          <w:color w:val="000000"/>
        </w:rPr>
        <w:t>）为界，高于</w:t>
      </w:r>
      <w:r>
        <w:rPr>
          <w:rFonts w:hint="eastAsia"/>
          <w:color w:val="000000"/>
        </w:rPr>
        <w:t>P75</w:t>
      </w:r>
      <w:r>
        <w:rPr>
          <w:rFonts w:hint="eastAsia"/>
          <w:color w:val="000000"/>
        </w:rPr>
        <w:t>的网格定义为“骑行较高”，其余定义为“骑行较低”。已有基于</w:t>
      </w:r>
      <w:r>
        <w:rPr>
          <w:rFonts w:hint="eastAsia"/>
          <w:color w:val="000000"/>
        </w:rPr>
        <w:t>Strava</w:t>
      </w:r>
      <w:r>
        <w:rPr>
          <w:rFonts w:hint="eastAsia"/>
          <w:color w:val="000000"/>
        </w:rPr>
        <w:t>等众包骑行数据的研究采用分位数方法识别高活动路径和高使用道路，本文据此采用上四分位数提取相对高强度骑行空间（</w:t>
      </w:r>
      <w:r>
        <w:rPr>
          <w:rFonts w:hint="eastAsia"/>
          <w:color w:val="000000"/>
        </w:rPr>
        <w:t>Venter et al., 2023</w:t>
      </w:r>
      <w:r>
        <w:rPr>
          <w:rFonts w:hint="eastAsia"/>
          <w:color w:val="000000"/>
        </w:rPr>
        <w:t>；</w:t>
      </w:r>
      <w:r>
        <w:rPr>
          <w:rFonts w:hint="eastAsia"/>
          <w:color w:val="000000"/>
        </w:rPr>
        <w:t>Imrit et al., 2024</w:t>
      </w:r>
      <w:r>
        <w:rPr>
          <w:rFonts w:hint="eastAsia"/>
          <w:color w:val="000000"/>
        </w:rPr>
        <w:t>）。</w:t>
      </w:r>
    </w:p>
    <w:p w14:paraId="740313F7" w14:textId="77777777" w:rsidR="00945AB5" w:rsidRDefault="002C25DB">
      <w:pPr>
        <w:spacing w:after="163"/>
        <w:ind w:firstLine="420"/>
        <w:rPr>
          <w:del w:id="27" w:author="" w:date="2026-09-29T15:57:00Z"/>
        </w:rPr>
      </w:pPr>
      <w:r>
        <w:rPr>
          <w:rFonts w:hint="eastAsia"/>
          <w:color w:val="000000"/>
        </w:rPr>
        <w:t>据此，</w:t>
      </w:r>
      <w:r>
        <w:rPr>
          <w:rFonts w:hint="eastAsia"/>
          <w:color w:val="000000"/>
        </w:rPr>
        <w:t>250 m</w:t>
      </w:r>
      <w:r>
        <w:rPr>
          <w:rFonts w:hint="eastAsia"/>
          <w:color w:val="000000"/>
        </w:rPr>
        <w:t>网格被划分为“轨道邻近—骑行较高”“轨道邻近—骑行较低”“轨道较远—骑行较高”和“轨道较远—骑行较低”四类。其中，其中，“轨道较远—骑行较高”区域反映高强度骑行由轨道站域向外延伸的空间位置，本文将其作为识别网络补缺型（</w:t>
      </w:r>
      <w:r>
        <w:rPr>
          <w:rFonts w:hint="eastAsia"/>
          <w:color w:val="000000"/>
        </w:rPr>
        <w:t>network-filling</w:t>
      </w:r>
      <w:r>
        <w:rPr>
          <w:rFonts w:hint="eastAsia"/>
          <w:color w:val="000000"/>
        </w:rPr>
        <w:t>）骑行空间的主要类型。这里的“网络补缺”主要指骑行网络在传统轨道站域之外形成的空间延伸，而非对轨道交通的行为替代。</w:t>
      </w:r>
    </w:p>
    <w:p w14:paraId="3521DF65" w14:textId="77777777" w:rsidR="00945AB5" w:rsidRDefault="00945AB5" w:rsidP="00FE6735">
      <w:pPr>
        <w:spacing w:after="163"/>
        <w:ind w:firstLine="420"/>
      </w:pPr>
    </w:p>
    <w:p w14:paraId="6F83F87C" w14:textId="77777777" w:rsidR="00945AB5" w:rsidRDefault="002C25DB">
      <w:pPr>
        <w:spacing w:after="163"/>
        <w:ind w:firstLine="420"/>
        <w:rPr>
          <w:del w:id="28" w:author="" w:date="2026-09-29T15:57:00Z"/>
        </w:rPr>
      </w:pPr>
      <w:del w:id="29" w:author="" w:date="2026-09-29T15:57:00Z">
        <w:r>
          <w:rPr>
            <w:rFonts w:hint="eastAsia"/>
          </w:rPr>
          <w:delText>上海共享单车接驳出行的空间分布呈现出明显的“中心集聚—外围衰减”格局，但不同区域的功能分化值得关注。在接驳次数的空间分布方面，外环以内城市中心区的共享单车接驳出行明显多于外围地区，骑行次数较多的区域集中在浦西的静安寺、南京东路、南京西路等商业区，浦东主要集中在陆家嘴片区。两类接驳方式（共享单车与网约车）在城市中心区呈现竞争关系——中心区共享单车接驳次数大于网约车，说明短距离接驳出行更易由共享单车满足；而在外环以外的城市外围地区，共享单车接驳次数小于网约车，反映外围地区出行尺度更大，网约车接驳具有更强的补充作用。</w:delText>
        </w:r>
      </w:del>
    </w:p>
    <w:p w14:paraId="34E0A23C" w14:textId="77777777" w:rsidR="00945AB5" w:rsidRDefault="002C25DB">
      <w:pPr>
        <w:spacing w:after="163"/>
        <w:ind w:firstLine="420"/>
        <w:rPr>
          <w:ins w:id="30" w:author="" w:date="2026-09-29T16:32:00Z"/>
          <w:strike/>
          <w:color w:val="FF0000"/>
        </w:rPr>
      </w:pPr>
      <w:r>
        <w:rPr>
          <w:rFonts w:hint="eastAsia"/>
          <w:color w:val="000000"/>
        </w:rPr>
        <w:t>与上海主要观测轨道接驳骑行不同，大阪的全日道路骑行数据能够进一步观察骑行活动离开轨道站域后的空间延伸。结果表明，大阪骑行活动并未局限于轨道站点周边。在距轨道站</w:t>
      </w:r>
      <w:r>
        <w:rPr>
          <w:rFonts w:hint="eastAsia"/>
          <w:color w:val="000000"/>
        </w:rPr>
        <w:t>3 km</w:t>
      </w:r>
      <w:r>
        <w:rPr>
          <w:rFonts w:hint="eastAsia"/>
          <w:color w:val="000000"/>
        </w:rPr>
        <w:t>范围内，约</w:t>
      </w:r>
      <w:r>
        <w:rPr>
          <w:rFonts w:hint="eastAsia"/>
          <w:color w:val="000000"/>
        </w:rPr>
        <w:t>52.3%</w:t>
      </w:r>
      <w:r>
        <w:rPr>
          <w:rFonts w:hint="eastAsia"/>
          <w:color w:val="000000"/>
        </w:rPr>
        <w:t>的骑行活动质量分布于车站</w:t>
      </w:r>
      <w:r>
        <w:rPr>
          <w:rFonts w:hint="eastAsia"/>
          <w:color w:val="000000"/>
        </w:rPr>
        <w:t>800 m</w:t>
      </w:r>
      <w:r>
        <w:rPr>
          <w:rFonts w:hint="eastAsia"/>
          <w:color w:val="000000"/>
        </w:rPr>
        <w:t>以内，其余活动则延伸至传统站域之外。</w:t>
      </w:r>
      <w:r>
        <w:rPr>
          <w:rFonts w:hint="eastAsia"/>
          <w:strike/>
          <w:color w:val="FF0000"/>
        </w:rPr>
        <w:t>这里的骑行活动质量以道路相对骑行强度与道路长度的乘积计算，用于同时反映道路的使用强度及其空间延伸规模</w:t>
      </w:r>
    </w:p>
    <w:p w14:paraId="28BCB4EF" w14:textId="77777777" w:rsidR="00945AB5" w:rsidRDefault="002C25DB">
      <w:pPr>
        <w:spacing w:after="163"/>
        <w:ind w:firstLine="420"/>
        <w:rPr>
          <w:del w:id="31" w:author="" w:date="2026-09-29T16:32:00Z"/>
          <w:strike/>
          <w:color w:val="FF0000"/>
        </w:rPr>
      </w:pPr>
      <w:del w:id="32" w:author="" w:date="2026-09-29T16:32:00Z">
        <w:r>
          <w:rPr>
            <w:rFonts w:hint="eastAsia"/>
            <w:strike/>
            <w:color w:val="FF0000"/>
          </w:rPr>
          <w:delText>。</w:delText>
        </w:r>
      </w:del>
    </w:p>
    <w:p w14:paraId="6A760632" w14:textId="77777777" w:rsidR="00945AB5" w:rsidRDefault="002C25DB">
      <w:pPr>
        <w:spacing w:after="163" w:line="240" w:lineRule="auto"/>
        <w:ind w:firstLine="428"/>
        <w:rPr>
          <w:b/>
          <w:color w:val="000000"/>
        </w:rPr>
      </w:pPr>
      <w:r>
        <w:rPr>
          <w:b/>
          <w:noProof/>
          <w:color w:val="000000"/>
        </w:rPr>
        <w:drawing>
          <wp:inline distT="0" distB="0" distL="0" distR="0" wp14:anchorId="6D824458" wp14:editId="3984E67F">
            <wp:extent cx="6193586" cy="4410674"/>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4"/>
                    <a:srcRect t="21209" r="413" b="21764"/>
                    <a:stretch/>
                  </pic:blipFill>
                  <pic:spPr>
                    <a:xfrm>
                      <a:off x="0" y="0"/>
                      <a:ext cx="6193586" cy="4410674"/>
                    </a:xfrm>
                    <a:prstGeom prst="rect">
                      <a:avLst/>
                    </a:prstGeom>
                    <a:ln/>
                  </pic:spPr>
                </pic:pic>
              </a:graphicData>
            </a:graphic>
          </wp:inline>
        </w:drawing>
      </w:r>
    </w:p>
    <w:p w14:paraId="4CD8900B" w14:textId="77777777" w:rsidR="00945AB5" w:rsidRDefault="002C25DB">
      <w:pPr>
        <w:spacing w:after="163" w:line="240" w:lineRule="auto"/>
        <w:ind w:firstLine="428"/>
        <w:jc w:val="center"/>
        <w:rPr>
          <w:ins w:id="33" w:author="" w:date="2026-09-29T16:27:00Z"/>
          <w:b/>
          <w:color w:val="000000"/>
          <w:shd w:val="clear" w:color="auto" w:fill="FFFF00"/>
        </w:rPr>
      </w:pPr>
      <w:r>
        <w:rPr>
          <w:rFonts w:hint="eastAsia"/>
          <w:b/>
          <w:color w:val="000000"/>
        </w:rPr>
        <w:t>图</w:t>
      </w:r>
      <w:r>
        <w:rPr>
          <w:rFonts w:hint="eastAsia"/>
          <w:b/>
          <w:color w:val="000000"/>
        </w:rPr>
        <w:t xml:space="preserve">8 </w:t>
      </w:r>
      <w:r>
        <w:rPr>
          <w:rFonts w:hint="eastAsia"/>
          <w:b/>
          <w:color w:val="000000"/>
        </w:rPr>
        <w:t>大阪轨道邻近性与骑行强度的空间组合及骑行网络延伸</w:t>
      </w:r>
      <w:ins w:id="34" w:author="" w:date="2026-09-29T16:14:00Z">
        <w:r>
          <w:rPr>
            <w:rFonts w:hint="eastAsia"/>
            <w:b/>
            <w:color w:val="000000"/>
            <w:shd w:val="clear" w:color="auto" w:fill="FFFF00"/>
            <w:rPrChange w:id="35" w:author="" w:date="2026-09-29T16:14:00Z">
              <w:rPr>
                <w:rFonts w:hint="eastAsia"/>
                <w:b/>
                <w:color w:val="000000"/>
              </w:rPr>
            </w:rPrChange>
          </w:rPr>
          <w:t>（与图一图三统一高度）</w:t>
        </w:r>
      </w:ins>
    </w:p>
    <w:p w14:paraId="2B1AD4B5" w14:textId="77777777" w:rsidR="00945AB5" w:rsidRDefault="002C25DB">
      <w:pPr>
        <w:spacing w:after="163" w:line="240" w:lineRule="auto"/>
        <w:ind w:firstLine="428"/>
        <w:jc w:val="center"/>
        <w:rPr>
          <w:ins w:id="36" w:author="" w:date="2026-09-29T16:35:00Z"/>
          <w:b/>
          <w:color w:val="000000"/>
          <w:shd w:val="clear" w:color="auto" w:fill="FFFF00"/>
        </w:rPr>
      </w:pPr>
      <w:ins w:id="37" w:author="" w:date="2026-09-29T16:27:00Z">
        <w:r>
          <w:rPr>
            <w:rFonts w:hint="eastAsia"/>
            <w:b/>
            <w:color w:val="000000"/>
            <w:shd w:val="clear" w:color="auto" w:fill="FFFF00"/>
          </w:rPr>
          <w:lastRenderedPageBreak/>
          <w:t>修改：</w:t>
        </w:r>
        <w:r>
          <w:rPr>
            <w:rFonts w:hint="eastAsia"/>
            <w:b/>
            <w:color w:val="000000"/>
            <w:shd w:val="clear" w:color="auto" w:fill="FFFF00"/>
          </w:rPr>
          <w:t>1</w:t>
        </w:r>
        <w:r>
          <w:rPr>
            <w:rFonts w:hint="eastAsia"/>
            <w:b/>
            <w:color w:val="000000"/>
            <w:shd w:val="clear" w:color="auto" w:fill="FFFF00"/>
          </w:rPr>
          <w:t>、将白色部分调整为灰色——骑行较低</w:t>
        </w:r>
        <w:r>
          <w:rPr>
            <w:rFonts w:hint="eastAsia"/>
            <w:b/>
            <w:color w:val="000000"/>
            <w:shd w:val="clear" w:color="auto" w:fill="FFFF00"/>
          </w:rPr>
          <w:t xml:space="preserve">  </w:t>
        </w:r>
      </w:ins>
    </w:p>
    <w:p w14:paraId="3F5EEE02" w14:textId="77777777" w:rsidR="00945AB5" w:rsidRPr="00945AB5" w:rsidRDefault="002C25DB">
      <w:pPr>
        <w:spacing w:after="163" w:line="240" w:lineRule="auto"/>
        <w:ind w:firstLine="428"/>
        <w:jc w:val="center"/>
        <w:rPr>
          <w:b/>
          <w:color w:val="000000"/>
          <w:shd w:val="clear" w:color="auto" w:fill="FFFF00"/>
          <w:rPrChange w:id="38" w:author="" w:date="2026-09-29T16:27:00Z">
            <w:rPr/>
          </w:rPrChange>
        </w:rPr>
      </w:pPr>
      <w:ins w:id="39" w:author="" w:date="2026-09-29T16:27:00Z">
        <w:r>
          <w:rPr>
            <w:rFonts w:hint="eastAsia"/>
            <w:b/>
            <w:color w:val="000000"/>
            <w:shd w:val="clear" w:color="auto" w:fill="FFFF00"/>
          </w:rPr>
          <w:t>2</w:t>
        </w:r>
        <w:r>
          <w:rPr>
            <w:rFonts w:hint="eastAsia"/>
            <w:b/>
            <w:color w:val="000000"/>
            <w:shd w:val="clear" w:color="auto" w:fill="FFFF00"/>
          </w:rPr>
          <w:t>、删除自行车设施标注，增加停车设施标注（停车场分布）按照图</w:t>
        </w:r>
        <w:r>
          <w:rPr>
            <w:rFonts w:hint="eastAsia"/>
            <w:b/>
            <w:color w:val="000000"/>
            <w:shd w:val="clear" w:color="auto" w:fill="FFFF00"/>
          </w:rPr>
          <w:t>3</w:t>
        </w:r>
        <w:r>
          <w:rPr>
            <w:rFonts w:hint="eastAsia"/>
            <w:b/>
            <w:color w:val="000000"/>
            <w:shd w:val="clear" w:color="auto" w:fill="FFFF00"/>
          </w:rPr>
          <w:t>形式</w:t>
        </w:r>
      </w:ins>
    </w:p>
    <w:p w14:paraId="37DD9CCB" w14:textId="77777777" w:rsidR="00945AB5" w:rsidRDefault="002C25DB">
      <w:pPr>
        <w:spacing w:after="163" w:line="240" w:lineRule="auto"/>
        <w:ind w:firstLine="420"/>
        <w:rPr>
          <w:ins w:id="40" w:author="" w:date="2026-09-29T16:32:00Z"/>
          <w:color w:val="000000"/>
        </w:rPr>
      </w:pPr>
      <w:ins w:id="41" w:author="" w:date="2026-09-29T16:36:00Z">
        <w:r>
          <w:rPr>
            <w:rFonts w:hint="eastAsia"/>
            <w:color w:val="000000"/>
          </w:rPr>
          <w:t>讨论聚焦停车设施</w:t>
        </w:r>
      </w:ins>
    </w:p>
    <w:p w14:paraId="4BD4D7F6" w14:textId="77777777" w:rsidR="00945AB5" w:rsidRDefault="00945AB5">
      <w:pPr>
        <w:spacing w:after="163" w:line="240" w:lineRule="auto"/>
        <w:ind w:firstLine="420"/>
        <w:rPr>
          <w:del w:id="42" w:author="" w:date="2026-09-29T15:57:00Z"/>
          <w:color w:val="000000"/>
        </w:rPr>
      </w:pPr>
    </w:p>
    <w:p w14:paraId="3F6DC565" w14:textId="77777777" w:rsidR="00945AB5" w:rsidRDefault="002C25DB">
      <w:pPr>
        <w:spacing w:after="163" w:line="240" w:lineRule="auto"/>
        <w:ind w:firstLine="420"/>
        <w:rPr>
          <w:color w:val="000000"/>
        </w:rPr>
      </w:pPr>
      <w:r>
        <w:rPr>
          <w:rFonts w:hint="eastAsia"/>
          <w:color w:val="000000"/>
        </w:rPr>
        <w:t>进一步的二维分类显示，“轨道较远—骑行较高”区域承载约</w:t>
      </w:r>
      <w:r>
        <w:rPr>
          <w:rFonts w:hint="eastAsia"/>
          <w:color w:val="000000"/>
        </w:rPr>
        <w:t>26.3%</w:t>
      </w:r>
      <w:r>
        <w:rPr>
          <w:rFonts w:hint="eastAsia"/>
          <w:color w:val="000000"/>
        </w:rPr>
        <w:t>的骑行活动质量，说明站域之外并非仅存在零散或低强度骑行，而形成了具有较高使用强度的骑行空间。从空间分布看，这类区域在部分轨道站之间及外围地区呈连续分布，与既有研究所强调的自行车扩大轨道站点服务腹地的现象相一致（</w:t>
      </w:r>
      <w:r>
        <w:rPr>
          <w:rFonts w:hint="eastAsia"/>
          <w:color w:val="000000"/>
        </w:rPr>
        <w:t>Lin et al., 2019</w:t>
      </w:r>
      <w:r>
        <w:rPr>
          <w:rFonts w:hint="eastAsia"/>
          <w:color w:val="000000"/>
        </w:rPr>
        <w:t>；</w:t>
      </w:r>
      <w:r>
        <w:rPr>
          <w:rFonts w:hint="eastAsia"/>
          <w:color w:val="000000"/>
        </w:rPr>
        <w:t>Kosmidis and M</w:t>
      </w:r>
      <w:r>
        <w:rPr>
          <w:rFonts w:hint="eastAsia"/>
          <w:color w:val="000000"/>
        </w:rPr>
        <w:t>ü</w:t>
      </w:r>
      <w:r>
        <w:rPr>
          <w:rFonts w:hint="eastAsia"/>
          <w:color w:val="000000"/>
        </w:rPr>
        <w:t>ller-Eie, 2024</w:t>
      </w:r>
      <w:r>
        <w:rPr>
          <w:rFonts w:hint="eastAsia"/>
          <w:color w:val="000000"/>
        </w:rPr>
        <w:t>），但进一步表明，这种扩展并不限于单个站点腹地的扩大，还可以延伸至城市道路网络层面。</w:t>
      </w:r>
    </w:p>
    <w:p w14:paraId="713A830A" w14:textId="77777777" w:rsidR="00945AB5" w:rsidRDefault="002C25DB">
      <w:pPr>
        <w:spacing w:after="163" w:line="240" w:lineRule="auto"/>
        <w:ind w:firstLine="420"/>
      </w:pPr>
      <w:r>
        <w:rPr>
          <w:rFonts w:hint="eastAsia"/>
          <w:color w:val="000000"/>
        </w:rPr>
        <w:t>道路层面的结果进一步支持这一判断。按高骑行道路长度计算，约</w:t>
      </w:r>
      <w:r>
        <w:rPr>
          <w:rFonts w:hint="eastAsia"/>
          <w:color w:val="000000"/>
        </w:rPr>
        <w:t>51.0%</w:t>
      </w:r>
      <w:r>
        <w:rPr>
          <w:rFonts w:hint="eastAsia"/>
          <w:color w:val="000000"/>
        </w:rPr>
        <w:t>的道路同时不位于轨道站</w:t>
      </w:r>
      <w:r>
        <w:rPr>
          <w:rFonts w:hint="eastAsia"/>
          <w:color w:val="000000"/>
        </w:rPr>
        <w:t>800 m</w:t>
      </w:r>
      <w:r>
        <w:rPr>
          <w:rFonts w:hint="eastAsia"/>
          <w:color w:val="000000"/>
        </w:rPr>
        <w:t>范围和自行车停车设施</w:t>
      </w:r>
      <w:r>
        <w:rPr>
          <w:rFonts w:hint="eastAsia"/>
          <w:color w:val="000000"/>
        </w:rPr>
        <w:t>800 m</w:t>
      </w:r>
      <w:r>
        <w:rPr>
          <w:rFonts w:hint="eastAsia"/>
          <w:color w:val="000000"/>
        </w:rPr>
        <w:t>范围内，且在外围地区形成较为明显的连续走廊。这说明站域外高强度骑行并非仅是传统</w:t>
      </w:r>
      <w:r>
        <w:rPr>
          <w:rFonts w:hint="eastAsia"/>
          <w:color w:val="000000"/>
        </w:rPr>
        <w:t>800 m</w:t>
      </w:r>
      <w:r>
        <w:rPr>
          <w:rFonts w:hint="eastAsia"/>
          <w:color w:val="000000"/>
        </w:rPr>
        <w:t>边界附近的局部外溢，而具有道路网络层面的空间延伸特征。既有研究已指出，自行车网络的作用不能仅由道路密度或单个站点腹地衡量，连续街段、关键连接和网络中断更能反映实际骑行网络的形成（</w:t>
      </w:r>
      <w:r>
        <w:rPr>
          <w:rFonts w:hint="eastAsia"/>
          <w:color w:val="000000"/>
        </w:rPr>
        <w:t>Schön et al., 2024</w:t>
      </w:r>
      <w:r>
        <w:rPr>
          <w:rFonts w:hint="eastAsia"/>
          <w:color w:val="000000"/>
        </w:rPr>
        <w:t>；</w:t>
      </w:r>
      <w:r>
        <w:rPr>
          <w:rFonts w:hint="eastAsia"/>
          <w:color w:val="000000"/>
        </w:rPr>
        <w:t>Raturi et al., 2024</w:t>
      </w:r>
      <w:r>
        <w:rPr>
          <w:rFonts w:hint="eastAsia"/>
          <w:color w:val="000000"/>
        </w:rPr>
        <w:t>）。大阪的结果与这一认识相吻合。</w:t>
      </w:r>
    </w:p>
    <w:p w14:paraId="6CC1FE2E" w14:textId="77777777" w:rsidR="00945AB5" w:rsidRDefault="002C25DB">
      <w:pPr>
        <w:spacing w:after="163" w:line="240" w:lineRule="auto"/>
        <w:ind w:firstLine="420"/>
      </w:pPr>
      <w:r>
        <w:rPr>
          <w:rFonts w:hint="eastAsia"/>
          <w:color w:val="000000"/>
        </w:rPr>
        <w:t>这种网络延伸还具有明显的中心—外围差异。距城市中心</w:t>
      </w:r>
      <w:r>
        <w:rPr>
          <w:rFonts w:hint="eastAsia"/>
          <w:color w:val="000000"/>
        </w:rPr>
        <w:t>0</w:t>
      </w:r>
      <w:r>
        <w:rPr>
          <w:rFonts w:hint="eastAsia"/>
          <w:color w:val="000000"/>
        </w:rPr>
        <w:t>—</w:t>
      </w:r>
      <w:r>
        <w:rPr>
          <w:rFonts w:hint="eastAsia"/>
          <w:color w:val="000000"/>
        </w:rPr>
        <w:t>5 km</w:t>
      </w:r>
      <w:r>
        <w:rPr>
          <w:rFonts w:hint="eastAsia"/>
          <w:color w:val="000000"/>
        </w:rPr>
        <w:t>范围内，约</w:t>
      </w:r>
      <w:r>
        <w:rPr>
          <w:rFonts w:hint="eastAsia"/>
          <w:color w:val="000000"/>
        </w:rPr>
        <w:t>92.9%</w:t>
      </w:r>
      <w:r>
        <w:rPr>
          <w:rFonts w:hint="eastAsia"/>
          <w:color w:val="000000"/>
        </w:rPr>
        <w:t>的骑行活动质量仍位于轨道站</w:t>
      </w:r>
      <w:r>
        <w:rPr>
          <w:rFonts w:hint="eastAsia"/>
          <w:color w:val="000000"/>
        </w:rPr>
        <w:t>800 m</w:t>
      </w:r>
      <w:r>
        <w:rPr>
          <w:rFonts w:hint="eastAsia"/>
          <w:color w:val="000000"/>
        </w:rPr>
        <w:t>以内；到</w:t>
      </w:r>
      <w:r>
        <w:rPr>
          <w:rFonts w:hint="eastAsia"/>
          <w:color w:val="000000"/>
        </w:rPr>
        <w:t>20</w:t>
      </w:r>
      <w:r>
        <w:rPr>
          <w:rFonts w:hint="eastAsia"/>
          <w:color w:val="000000"/>
        </w:rPr>
        <w:t>—</w:t>
      </w:r>
      <w:r>
        <w:rPr>
          <w:rFonts w:hint="eastAsia"/>
          <w:color w:val="000000"/>
        </w:rPr>
        <w:t>30 km</w:t>
      </w:r>
      <w:r>
        <w:rPr>
          <w:rFonts w:hint="eastAsia"/>
          <w:color w:val="000000"/>
        </w:rPr>
        <w:t>范围，该比例下降至约</w:t>
      </w:r>
      <w:r>
        <w:rPr>
          <w:rFonts w:hint="eastAsia"/>
          <w:color w:val="000000"/>
        </w:rPr>
        <w:t>33%</w:t>
      </w:r>
      <w:r>
        <w:rPr>
          <w:rFonts w:hint="eastAsia"/>
          <w:color w:val="000000"/>
        </w:rPr>
        <w:t>，而“轨道较远—骑行较高”的网络补缺型活动比例上升至约</w:t>
      </w:r>
      <w:r>
        <w:rPr>
          <w:rFonts w:hint="eastAsia"/>
          <w:color w:val="000000"/>
        </w:rPr>
        <w:t>64%</w:t>
      </w:r>
      <w:r>
        <w:rPr>
          <w:rFonts w:hint="eastAsia"/>
          <w:color w:val="000000"/>
        </w:rPr>
        <w:t>。因此，大阪中心城区的骑行仍表现出较强的轨道节点依附，而外围地区则形成了更大尺度的站域外骑行网络。该结果与既有研究关于自行车接驳腹地随城市区位向外围扩大的发现相呼应（</w:t>
      </w:r>
      <w:r>
        <w:rPr>
          <w:rFonts w:hint="eastAsia"/>
          <w:color w:val="000000"/>
        </w:rPr>
        <w:t>Lin et al., 2019</w:t>
      </w:r>
      <w:r>
        <w:rPr>
          <w:rFonts w:hint="eastAsia"/>
          <w:color w:val="000000"/>
        </w:rPr>
        <w:t>），但本文观察到的不仅是骑行距离的增加，还包括高强度骑行空间在多个轨道站域之间及其外围的连续延伸。</w:t>
      </w:r>
    </w:p>
    <w:p w14:paraId="69412C1C" w14:textId="77777777" w:rsidR="00945AB5" w:rsidRDefault="002C25DB">
      <w:pPr>
        <w:spacing w:after="163" w:line="240" w:lineRule="auto"/>
        <w:ind w:firstLine="420"/>
      </w:pPr>
      <w:r>
        <w:rPr>
          <w:rFonts w:hint="eastAsia"/>
          <w:color w:val="000000"/>
        </w:rPr>
        <w:t>这一空间特征与大阪长期形成的交通方式结构相一致。大阪的私家车拥有水平在日本处于较低水平。</w:t>
      </w:r>
      <w:r>
        <w:rPr>
          <w:rFonts w:hint="eastAsia"/>
          <w:color w:val="000000"/>
        </w:rPr>
        <w:t>2021</w:t>
      </w:r>
      <w:r>
        <w:rPr>
          <w:rFonts w:hint="eastAsia"/>
          <w:color w:val="000000"/>
        </w:rPr>
        <w:t>年，大阪府平均每户拥有约</w:t>
      </w:r>
      <w:r>
        <w:rPr>
          <w:rFonts w:hint="eastAsia"/>
          <w:color w:val="000000"/>
        </w:rPr>
        <w:t>0.633</w:t>
      </w:r>
      <w:r>
        <w:rPr>
          <w:rFonts w:hint="eastAsia"/>
          <w:color w:val="000000"/>
        </w:rPr>
        <w:t>辆私人小汽车，在日本</w:t>
      </w:r>
      <w:r>
        <w:rPr>
          <w:rFonts w:hint="eastAsia"/>
          <w:color w:val="000000"/>
        </w:rPr>
        <w:t>47</w:t>
      </w:r>
      <w:r>
        <w:rPr>
          <w:rFonts w:hint="eastAsia"/>
          <w:color w:val="000000"/>
        </w:rPr>
        <w:t>个都道府县中排名第</w:t>
      </w:r>
      <w:r>
        <w:rPr>
          <w:rFonts w:hint="eastAsia"/>
          <w:color w:val="000000"/>
        </w:rPr>
        <w:t>46</w:t>
      </w:r>
      <w:r>
        <w:rPr>
          <w:rFonts w:hint="eastAsia"/>
          <w:color w:val="000000"/>
        </w:rPr>
        <w:t>位，仅高于东京都；到</w:t>
      </w:r>
      <w:r>
        <w:rPr>
          <w:rFonts w:hint="eastAsia"/>
          <w:color w:val="000000"/>
        </w:rPr>
        <w:t>2025</w:t>
      </w:r>
      <w:r>
        <w:rPr>
          <w:rFonts w:hint="eastAsia"/>
          <w:color w:val="000000"/>
        </w:rPr>
        <w:t>年仍位列第</w:t>
      </w:r>
      <w:r>
        <w:rPr>
          <w:rFonts w:hint="eastAsia"/>
          <w:color w:val="000000"/>
        </w:rPr>
        <w:t>46</w:t>
      </w:r>
      <w:r>
        <w:rPr>
          <w:rFonts w:hint="eastAsia"/>
          <w:color w:val="000000"/>
        </w:rPr>
        <w:t>位，表明其较低的家庭汽车拥有水平具有较强稳定性。</w:t>
      </w:r>
    </w:p>
    <w:p w14:paraId="044622B0" w14:textId="77777777" w:rsidR="00945AB5" w:rsidRDefault="002C25DB">
      <w:pPr>
        <w:spacing w:after="163"/>
        <w:ind w:firstLine="420"/>
        <w:rPr>
          <w:ins w:id="43" w:author="" w:date="2026-09-29T16:30:00Z"/>
        </w:rPr>
      </w:pPr>
      <w:r>
        <w:rPr>
          <w:rFonts w:hint="eastAsia"/>
          <w:color w:val="000000"/>
        </w:rPr>
        <w:t>与此同时，大阪具有较强的自行车拥有和使用基础。日本自行车产业振兴协会</w:t>
      </w:r>
      <w:r>
        <w:rPr>
          <w:rFonts w:hint="eastAsia"/>
          <w:color w:val="000000"/>
        </w:rPr>
        <w:t>2021</w:t>
      </w:r>
      <w:r>
        <w:rPr>
          <w:rFonts w:hint="eastAsia"/>
          <w:color w:val="000000"/>
        </w:rPr>
        <w:t>年度调查显示，大阪府平均每户拥有约</w:t>
      </w:r>
      <w:r>
        <w:rPr>
          <w:rFonts w:hint="eastAsia"/>
          <w:color w:val="000000"/>
        </w:rPr>
        <w:t>1.356</w:t>
      </w:r>
      <w:r>
        <w:rPr>
          <w:rFonts w:hint="eastAsia"/>
          <w:color w:val="000000"/>
        </w:rPr>
        <w:t>辆自行车，居日本全国前列；大阪府相关交通规划资料也显示，其自行车保有水平以及通勤、通学中的骑行使用长期处于较高水平。在这一交通背景下，自行车在大阪并非只承担轨道交通的“最后一公里”接驳功能，而是日常城市交通的重要组成部分。中心城区轨道站点密集，骑行网络与轨道站域具有较高的空间重合；随着向外围地区延伸，骑行活动则更多出现在站域之间及轨道覆盖相对薄弱地区，从而形成更加明显的网络延伸。</w:t>
      </w:r>
      <w:ins w:id="44" w:author="" w:date="2026-09-29T16:29:00Z">
        <w:r>
          <w:rPr>
            <w:rFonts w:hint="eastAsia"/>
          </w:rPr>
          <w:br/>
        </w:r>
        <w:r>
          <w:rPr>
            <w:rFonts w:hint="eastAsia"/>
          </w:rPr>
          <w:tab/>
        </w:r>
        <w:r>
          <w:rPr>
            <w:rFonts w:hint="eastAsia"/>
          </w:rPr>
          <w:t>上海借鉴：停车设施、骑行路径增强、单车私有化</w:t>
        </w:r>
      </w:ins>
    </w:p>
    <w:p w14:paraId="11AD7EBA" w14:textId="77777777" w:rsidR="00945AB5" w:rsidRDefault="00945AB5">
      <w:pPr>
        <w:spacing w:after="163"/>
        <w:ind w:firstLine="420"/>
        <w:rPr>
          <w:del w:id="45" w:author="" w:date="2026-09-29T16:30:00Z"/>
        </w:rPr>
      </w:pPr>
    </w:p>
    <w:p w14:paraId="47E34F4E" w14:textId="77777777" w:rsidR="00945AB5" w:rsidRDefault="002C25DB">
      <w:pPr>
        <w:spacing w:after="163"/>
        <w:ind w:firstLine="420"/>
        <w:rPr>
          <w:del w:id="46" w:author="" w:date="2026-09-29T16:00:00Z"/>
        </w:rPr>
      </w:pPr>
      <w:del w:id="47" w:author="" w:date="2026-09-29T16:00:00Z">
        <w:r>
          <w:rPr>
            <w:rFonts w:hint="eastAsia"/>
          </w:rPr>
          <w:delText>因此，上海与大阪在城市尺度上的共同点是骑行活动最终都会向远外围衰减，但其高值区位置不同。上海共享单车接驳明显集中于城市核心区，大阪整体骑行则在距核心约</w:delText>
        </w:r>
        <w:r>
          <w:rPr>
            <w:rFonts w:hint="eastAsia"/>
          </w:rPr>
          <w:delText>4</w:delText>
        </w:r>
        <w:r>
          <w:rPr>
            <w:rFonts w:hint="eastAsia"/>
          </w:rPr>
          <w:delText>—</w:delText>
        </w:r>
        <w:r>
          <w:rPr>
            <w:rFonts w:hint="eastAsia"/>
          </w:rPr>
          <w:delText>5 km</w:delText>
        </w:r>
        <w:r>
          <w:rPr>
            <w:rFonts w:hint="eastAsia"/>
          </w:rPr>
          <w:delText>的内城区达到更高水平。也就是说，上海体现的是“轨道接驳活动的中心化”，而大阪体现的是“日常骑行活动在轨道化城市中的内城区集聚”。这一区别提醒我们，不能把城市中心性、轨道接驳与整体骑行活动视为同一个过程，两市骑行活动也不能套用同一空间规律；既有跨城市研究同样指出，自行车—轨道关系具有明显的地方情境性（</w:delText>
        </w:r>
        <w:r>
          <w:rPr>
            <w:rFonts w:hint="eastAsia"/>
          </w:rPr>
          <w:delText>Lin</w:delText>
        </w:r>
        <w:r>
          <w:rPr>
            <w:rFonts w:hint="eastAsia"/>
          </w:rPr>
          <w:delText>等，</w:delText>
        </w:r>
        <w:r>
          <w:rPr>
            <w:rFonts w:hint="eastAsia"/>
          </w:rPr>
          <w:delText>2018</w:delText>
        </w:r>
        <w:r>
          <w:rPr>
            <w:rFonts w:hint="eastAsia"/>
          </w:rPr>
          <w:delText>）。对国内规划而言，外围</w:delText>
        </w:r>
        <w:r>
          <w:rPr>
            <w:rFonts w:hint="eastAsia"/>
          </w:rPr>
          <w:delText>TOD</w:delText>
        </w:r>
        <w:r>
          <w:rPr>
            <w:rFonts w:hint="eastAsia"/>
          </w:rPr>
          <w:delText>不应简单复制中心城区以站口短距离接驳为核心的模式，而应先识别已有和潜在高需求骑行走廊，继而通过连续自行车道、路权保障、安全过街、近站停车和共享单车供给进行定向引导，把外围骑行需求转化为更稳定的轨道接驳和站区可达性。</w:delText>
        </w:r>
      </w:del>
    </w:p>
    <w:p w14:paraId="766643D7" w14:textId="77777777" w:rsidR="00945AB5" w:rsidRDefault="002C25DB">
      <w:pPr>
        <w:spacing w:after="163"/>
        <w:ind w:firstLine="420"/>
        <w:rPr>
          <w:del w:id="48" w:author="" w:date="2026-09-29T15:57:00Z"/>
        </w:rPr>
      </w:pPr>
      <w:del w:id="49" w:author="" w:date="2026-09-29T15:59:00Z">
        <w:r>
          <w:rPr>
            <w:rFonts w:hint="eastAsia"/>
          </w:rPr>
          <w:delText>综合而言，两市在节点尺度上的共同点大于表面的差异：骑行活动均在轨道站附近形成明显高值，并具有约</w:delText>
        </w:r>
        <w:r>
          <w:rPr>
            <w:rFonts w:hint="eastAsia"/>
          </w:rPr>
          <w:delText>1.3</w:delText>
        </w:r>
        <w:r>
          <w:rPr>
            <w:rFonts w:hint="eastAsia"/>
          </w:rPr>
          <w:delText>—</w:delText>
        </w:r>
        <w:r>
          <w:rPr>
            <w:rFonts w:hint="eastAsia"/>
          </w:rPr>
          <w:delText>1.5 km</w:delText>
        </w:r>
        <w:r>
          <w:rPr>
            <w:rFonts w:hint="eastAsia"/>
          </w:rPr>
          <w:delText>的功能性腹地。真正的城市差异主要体现在站点设施如何组织骑行以及腹地如何随站点类型变化——上海表现为共享单车接驳行为与站口可达性的直接联系，而大阪则表现出更复杂的站点规模效应和更加节点化的停车设施。由此，轨道—骑行关系应同时从行为腹地和设施界面两个层面理解。</w:delText>
        </w:r>
      </w:del>
    </w:p>
    <w:p w14:paraId="4C458D82" w14:textId="77777777" w:rsidR="00945AB5" w:rsidRDefault="002C25DB">
      <w:pPr>
        <w:spacing w:after="163" w:line="240" w:lineRule="auto"/>
        <w:ind w:firstLine="420"/>
        <w:rPr>
          <w:color w:val="000000"/>
        </w:rPr>
      </w:pPr>
      <w:r>
        <w:rPr>
          <w:rFonts w:hint="eastAsia"/>
          <w:color w:val="000000"/>
        </w:rPr>
        <w:t>因此，从网络尺度来看，上海与大阪都表现出骑行突破传统步行站域的现象，但其空间表现并不完全相同。上海共享单车数据主要反映轨道接驳活动由站点向外形成更大的功能性腹地；大阪全日骑行数据则进一步显示，在传统轨道站域之外仍存在规模较大的高强度骑行空间，并在外围地区形成较明显的连续网络。这说明自行车—轨道关系不能只理解为围绕单个车站展开的接驳关系，还需要关注自行车网络在轨道站域之间及轨道覆盖相对较弱地区的空间延伸。</w:t>
      </w:r>
    </w:p>
    <w:p w14:paraId="23529E8D" w14:textId="77777777" w:rsidR="00945AB5" w:rsidRDefault="002C25DB">
      <w:pPr>
        <w:spacing w:after="163" w:line="240" w:lineRule="auto"/>
        <w:ind w:firstLine="420"/>
        <w:rPr>
          <w:color w:val="000000"/>
        </w:rPr>
      </w:pPr>
      <w:r>
        <w:rPr>
          <w:rFonts w:hint="eastAsia"/>
          <w:color w:val="000000"/>
        </w:rPr>
        <w:t>增加的讨论的文献：</w:t>
      </w:r>
    </w:p>
    <w:p w14:paraId="33995766" w14:textId="77777777" w:rsidR="00945AB5" w:rsidRDefault="002C25DB">
      <w:pPr>
        <w:spacing w:after="163" w:line="240" w:lineRule="auto"/>
        <w:ind w:firstLine="420"/>
      </w:pPr>
      <w:r>
        <w:rPr>
          <w:color w:val="000000"/>
        </w:rPr>
        <w:lastRenderedPageBreak/>
        <w:t xml:space="preserve">Pongprasert P, Kubota H. TOD residents’ attitudes toward walking to transit station: A case study of transit-oriented developments (TODs) in Bangkok, Thailand[J]. Journal of Modern Transportation, 2019, 27: 39–51. </w:t>
      </w:r>
      <w:hyperlink r:id="rId15" w:tgtFrame="dtf" w:history="1">
        <w:r>
          <w:rPr>
            <w:rStyle w:val="Hyperlink"/>
          </w:rPr>
          <w:t>https://doi.org/10.1007/s40534-018-0170-1</w:t>
        </w:r>
      </w:hyperlink>
    </w:p>
    <w:p w14:paraId="1CBAA52B" w14:textId="77777777" w:rsidR="00945AB5" w:rsidRDefault="002C25DB">
      <w:pPr>
        <w:spacing w:after="163" w:line="240" w:lineRule="auto"/>
        <w:ind w:firstLine="420"/>
      </w:pPr>
      <w:r>
        <w:rPr>
          <w:color w:val="000000"/>
        </w:rPr>
        <w:t xml:space="preserve">Sun Y, Han B, Lu F. An Overview of TOD Level Assessment Around Rail Transit Stations[J]. Urban Rail Transit, 2024, 10(1): 1–12. </w:t>
      </w:r>
      <w:hyperlink r:id="rId16" w:tgtFrame="dtf" w:history="1">
        <w:r>
          <w:rPr>
            <w:rStyle w:val="Hyperlink"/>
          </w:rPr>
          <w:t>https://doi.org/10.1007/s40864-023-00211-3</w:t>
        </w:r>
      </w:hyperlink>
    </w:p>
    <w:p w14:paraId="3F5F368B" w14:textId="77777777" w:rsidR="00945AB5" w:rsidRDefault="002C25DB">
      <w:pPr>
        <w:spacing w:after="163" w:line="240" w:lineRule="auto"/>
        <w:ind w:firstLine="420"/>
      </w:pPr>
      <w:r>
        <w:rPr>
          <w:color w:val="000000"/>
        </w:rPr>
        <w:t xml:space="preserve">Venter Z S, Gundersen V, Scott S L, Barton D N. Bias and precision of crowdsourced recreational activity data from Strava[J]. Landscape and Urban Planning, 2023, 232: 104686. </w:t>
      </w:r>
      <w:hyperlink r:id="rId17" w:tgtFrame="dtf" w:history="1">
        <w:r>
          <w:rPr>
            <w:rStyle w:val="Hyperlink"/>
          </w:rPr>
          <w:t>https://doi.org/10.1016/j.landurbplan.2023.104686</w:t>
        </w:r>
      </w:hyperlink>
    </w:p>
    <w:p w14:paraId="42BC36C2" w14:textId="77777777" w:rsidR="00945AB5" w:rsidRDefault="002C25DB">
      <w:pPr>
        <w:spacing w:after="163" w:line="240" w:lineRule="auto"/>
        <w:ind w:firstLine="420"/>
      </w:pPr>
      <w:r>
        <w:rPr>
          <w:color w:val="000000"/>
        </w:rPr>
        <w:t xml:space="preserve">Lin D, Zhang Y, Zhu R, Meng L. The analysis of catchment areas of metro stations using trajectory data generated by dockless shared bikes[J]. Sustainable Cities and Society, 2019, 49: 101598. </w:t>
      </w:r>
      <w:hyperlink r:id="rId18" w:tgtFrame="dtf" w:history="1">
        <w:r>
          <w:rPr>
            <w:rStyle w:val="Hyperlink"/>
          </w:rPr>
          <w:t>https://doi.org/10.1016/j.scs.2019.101598</w:t>
        </w:r>
      </w:hyperlink>
    </w:p>
    <w:p w14:paraId="498D7629" w14:textId="77777777" w:rsidR="00945AB5" w:rsidRDefault="002C25DB">
      <w:pPr>
        <w:spacing w:after="163" w:line="240" w:lineRule="auto"/>
        <w:ind w:firstLine="420"/>
      </w:pPr>
      <w:r>
        <w:rPr>
          <w:color w:val="000000"/>
        </w:rPr>
        <w:t xml:space="preserve">Kosmidis I, Müller-Eie D. The synergy of bicycles and public transport: A systematic literature review[J]. Transport Reviews, 2024, 44(1): 34–68. </w:t>
      </w:r>
      <w:hyperlink r:id="rId19" w:tgtFrame="dtf" w:history="1">
        <w:r>
          <w:rPr>
            <w:rStyle w:val="Hyperlink"/>
          </w:rPr>
          <w:t>https://doi.org/10.1080/01441647.2023.2222911</w:t>
        </w:r>
      </w:hyperlink>
    </w:p>
    <w:p w14:paraId="52FAD9E3" w14:textId="77777777" w:rsidR="00945AB5" w:rsidRDefault="002C25DB">
      <w:pPr>
        <w:spacing w:after="163" w:line="240" w:lineRule="auto"/>
        <w:ind w:firstLine="420"/>
      </w:pPr>
      <w:r>
        <w:rPr>
          <w:color w:val="000000"/>
        </w:rPr>
        <w:t xml:space="preserve">Schön P, Heinen E, Manum B. A scoping review on cycling network connectivity and its effects on cycling[J]. Transport Reviews, 2024, 44(4): 912–936. </w:t>
      </w:r>
      <w:hyperlink r:id="rId20" w:tgtFrame="dtf" w:history="1">
        <w:r>
          <w:rPr>
            <w:rStyle w:val="Hyperlink"/>
          </w:rPr>
          <w:t>https://doi.org/10.1080/01441647.2024.2337880</w:t>
        </w:r>
      </w:hyperlink>
    </w:p>
    <w:p w14:paraId="7C85AEE1" w14:textId="77777777" w:rsidR="00945AB5" w:rsidRDefault="002C25DB">
      <w:pPr>
        <w:spacing w:after="163" w:line="240" w:lineRule="auto"/>
        <w:ind w:firstLine="420"/>
      </w:pPr>
      <w:r>
        <w:rPr>
          <w:color w:val="000000"/>
        </w:rPr>
        <w:t xml:space="preserve">Raturi V, McArthur D P, Hong J. Re-examining the role of street network configuration on bicycle commuting using crowdsourced data[J]. Journal of Transport Geography, 2024, 120: 103989. </w:t>
      </w:r>
      <w:hyperlink r:id="rId21" w:tgtFrame="dtf" w:history="1">
        <w:r>
          <w:rPr>
            <w:rStyle w:val="Hyperlink"/>
          </w:rPr>
          <w:t>https://doi.org/10.1016/j.jtrangeo.2024.103989</w:t>
        </w:r>
      </w:hyperlink>
    </w:p>
    <w:p w14:paraId="2F92F0A4" w14:textId="77777777" w:rsidR="00945AB5" w:rsidRDefault="00945AB5">
      <w:pPr>
        <w:spacing w:after="163" w:line="240" w:lineRule="auto"/>
        <w:ind w:firstLine="420"/>
        <w:rPr>
          <w:color w:val="000000"/>
        </w:rPr>
      </w:pPr>
    </w:p>
    <w:p w14:paraId="332683A5" w14:textId="77777777" w:rsidR="00945AB5" w:rsidRDefault="00945AB5">
      <w:pPr>
        <w:spacing w:after="163"/>
        <w:ind w:firstLine="420"/>
      </w:pPr>
    </w:p>
    <w:p w14:paraId="67951007" w14:textId="77777777" w:rsidR="00945AB5" w:rsidRDefault="002C25DB">
      <w:pPr>
        <w:pStyle w:val="Heading2"/>
        <w:numPr>
          <w:ilvl w:val="0"/>
          <w:numId w:val="0"/>
        </w:numPr>
        <w:spacing w:after="65"/>
      </w:pPr>
      <w:r>
        <w:rPr>
          <w:rFonts w:hint="eastAsia"/>
        </w:rPr>
        <w:t xml:space="preserve">2.3  </w:t>
      </w:r>
      <w:r>
        <w:rPr>
          <w:rFonts w:hint="eastAsia"/>
        </w:rPr>
        <w:t>城市结构：中心—外围城区的差异</w:t>
      </w:r>
    </w:p>
    <w:p w14:paraId="5C94DA7F" w14:textId="77777777" w:rsidR="00945AB5" w:rsidRDefault="002C25DB">
      <w:pPr>
        <w:spacing w:after="163"/>
        <w:ind w:firstLine="420"/>
      </w:pPr>
      <w:r>
        <w:rPr>
          <w:rFonts w:hint="eastAsia"/>
        </w:rPr>
        <w:t>第三层检验前两类关系在不同城市空间中的差异。这里不预设“外围一定更重要”，而是比较不同空间条件下，轨道节点的吸附作用与骑行网络的延伸作用如何变化。具体从三个方面展开：中心—外围，比较站点依赖度、骑行网络延伸与网络补缺类型的占比；轨道密集—轨道稀缺，检验高骑行是否只发生于高轨道可达区域，或在轨道薄弱地区同样形成连续网络；街道环境，以停车场、绿视率、遮阴／天空开阔度、道路连通性等少量变量，解释“为什么有些站点形成站口热点，有些则形成向外延伸的骑行网络”。需要特别指出的是，上海外围地区存在大量电动自行车，在一定程度上替代了共享单车，但其存在安全风险，且不如共享单车低碳，因此有必要提供更便利的共享接驳方式。</w:t>
      </w:r>
    </w:p>
    <w:p w14:paraId="558F20F0" w14:textId="77777777" w:rsidR="00945AB5" w:rsidRDefault="002C25DB">
      <w:pPr>
        <w:keepNext/>
        <w:spacing w:after="163"/>
        <w:ind w:firstLineChars="0" w:firstLine="0"/>
        <w:jc w:val="center"/>
      </w:pPr>
      <w:r>
        <w:rPr>
          <w:noProof/>
        </w:rPr>
        <w:lastRenderedPageBreak/>
        <w:drawing>
          <wp:inline distT="0" distB="0" distL="0" distR="0" wp14:anchorId="3A8B59CC" wp14:editId="0F00C1C7">
            <wp:extent cx="5759450" cy="7316352"/>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22"/>
                    <a:stretch/>
                  </pic:blipFill>
                  <pic:spPr>
                    <a:xfrm>
                      <a:off x="0" y="0"/>
                      <a:ext cx="5759450" cy="7316352"/>
                    </a:xfrm>
                    <a:prstGeom prst="rect">
                      <a:avLst/>
                    </a:prstGeom>
                  </pic:spPr>
                </pic:pic>
              </a:graphicData>
            </a:graphic>
          </wp:inline>
        </w:drawing>
      </w:r>
    </w:p>
    <w:p w14:paraId="6EEF791E" w14:textId="77777777" w:rsidR="00945AB5" w:rsidRDefault="002C25DB">
      <w:pPr>
        <w:pStyle w:val="Caption"/>
        <w:spacing w:after="163"/>
        <w:ind w:firstLine="400"/>
        <w:jc w:val="center"/>
      </w:pPr>
      <w:bookmarkStart w:id="50" w:name="_Ref240982495"/>
      <w:r>
        <w:rPr>
          <w:rFonts w:hint="eastAsia"/>
        </w:rPr>
        <w:t>图</w:t>
      </w:r>
      <w:bookmarkEnd w:id="50"/>
      <w:r>
        <w:rPr>
          <w:rFonts w:hint="eastAsia"/>
        </w:rPr>
        <w:t xml:space="preserve">9 </w:t>
      </w:r>
      <w:r>
        <w:rPr>
          <w:rFonts w:hint="eastAsia"/>
        </w:rPr>
        <w:t>上海及大阪中心城区与外围地区的距轨道站梯度（频率）</w:t>
      </w:r>
    </w:p>
    <w:p w14:paraId="74065D3F" w14:textId="77777777" w:rsidR="00945AB5" w:rsidRDefault="002C25DB">
      <w:pPr>
        <w:spacing w:after="163"/>
        <w:ind w:firstLine="420"/>
      </w:pPr>
      <w:r>
        <w:fldChar w:fldCharType="begin"/>
      </w:r>
      <w:r>
        <w:instrText xml:space="preserve"> REF _Ref240982495 \h </w:instrText>
      </w:r>
      <w:r>
        <w:fldChar w:fldCharType="separate"/>
      </w:r>
      <w:r>
        <w:rPr>
          <w:rFonts w:hint="eastAsia"/>
        </w:rPr>
        <w:t>图</w:t>
      </w:r>
      <w:r>
        <w:rPr>
          <w:rFonts w:hint="eastAsia"/>
        </w:rPr>
        <w:t>9</w:t>
      </w:r>
      <w:r>
        <w:fldChar w:fldCharType="end"/>
      </w:r>
      <w:r>
        <w:rPr>
          <w:rFonts w:hint="eastAsia"/>
        </w:rPr>
        <w:t>（</w:t>
      </w:r>
      <w:r>
        <w:rPr>
          <w:rFonts w:hint="eastAsia"/>
        </w:rPr>
        <w:t>a</w:t>
      </w:r>
      <w:r>
        <w:rPr>
          <w:rFonts w:hint="eastAsia"/>
        </w:rPr>
        <w:t>）表明，轨道节点对骑行活动的吸附在上海中心城区和外围地区均明显存在，且两者的峰值位置较为接近，差异主要体现在峰值之后的衰减速度上。中心城区骑行活动在距轨道站约</w:t>
      </w:r>
      <w:r>
        <w:rPr>
          <w:rFonts w:hint="eastAsia"/>
        </w:rPr>
        <w:t xml:space="preserve"> 0.5 km </w:t>
      </w:r>
      <w:r>
        <w:rPr>
          <w:rFonts w:hint="eastAsia"/>
        </w:rPr>
        <w:t>达到峰值（约</w:t>
      </w:r>
      <w:r>
        <w:rPr>
          <w:rFonts w:hint="eastAsia"/>
        </w:rPr>
        <w:t xml:space="preserve"> 115 </w:t>
      </w:r>
      <w:r>
        <w:rPr>
          <w:rFonts w:hint="eastAsia"/>
        </w:rPr>
        <w:t>万次），此后快速下降，</w:t>
      </w:r>
      <w:r>
        <w:rPr>
          <w:rFonts w:hint="eastAsia"/>
        </w:rPr>
        <w:t xml:space="preserve">1.2 km </w:t>
      </w:r>
      <w:r>
        <w:rPr>
          <w:rFonts w:hint="eastAsia"/>
        </w:rPr>
        <w:t>以外已基本消退；外围地区则在约</w:t>
      </w:r>
      <w:r>
        <w:rPr>
          <w:rFonts w:hint="eastAsia"/>
        </w:rPr>
        <w:t xml:space="preserve"> 0.6</w:t>
      </w:r>
      <w:r>
        <w:rPr>
          <w:rFonts w:hint="eastAsia"/>
        </w:rPr>
        <w:t>—</w:t>
      </w:r>
      <w:r>
        <w:rPr>
          <w:rFonts w:hint="eastAsia"/>
        </w:rPr>
        <w:t xml:space="preserve">0.7 </w:t>
      </w:r>
      <w:r>
        <w:rPr>
          <w:rFonts w:hint="eastAsia"/>
        </w:rPr>
        <w:lastRenderedPageBreak/>
        <w:t xml:space="preserve">km </w:t>
      </w:r>
      <w:r>
        <w:rPr>
          <w:rFonts w:hint="eastAsia"/>
        </w:rPr>
        <w:t>达到更高峰值（约</w:t>
      </w:r>
      <w:r>
        <w:rPr>
          <w:rFonts w:hint="eastAsia"/>
        </w:rPr>
        <w:t xml:space="preserve"> 128 </w:t>
      </w:r>
      <w:r>
        <w:rPr>
          <w:rFonts w:hint="eastAsia"/>
        </w:rPr>
        <w:t>万次），此后下降更为缓慢，在</w:t>
      </w:r>
      <w:r>
        <w:rPr>
          <w:rFonts w:hint="eastAsia"/>
        </w:rPr>
        <w:t xml:space="preserve"> 1</w:t>
      </w:r>
      <w:r>
        <w:rPr>
          <w:rFonts w:hint="eastAsia"/>
        </w:rPr>
        <w:t>—</w:t>
      </w:r>
      <w:r>
        <w:rPr>
          <w:rFonts w:hint="eastAsia"/>
        </w:rPr>
        <w:t xml:space="preserve">3 km </w:t>
      </w:r>
      <w:r>
        <w:rPr>
          <w:rFonts w:hint="eastAsia"/>
        </w:rPr>
        <w:t>范围内仍保留十万级以上的骑行活动。也就是说，上海中心城区与外围两者都是站点导向的，真正变化的是轨道节点能够组织的骑行腹地大小——中心城区的吸附范围被高度压缩，外围地区则延伸出更宽广的骑行腹地。</w:t>
      </w:r>
    </w:p>
    <w:p w14:paraId="333422B6" w14:textId="77777777" w:rsidR="00945AB5" w:rsidRDefault="002C25DB">
      <w:pPr>
        <w:spacing w:after="163"/>
        <w:ind w:firstLine="420"/>
      </w:pPr>
      <w:r>
        <w:fldChar w:fldCharType="begin"/>
      </w:r>
      <w:r>
        <w:instrText xml:space="preserve"> </w:instrText>
      </w:r>
      <w:r>
        <w:rPr>
          <w:rFonts w:hint="eastAsia"/>
        </w:rPr>
        <w:instrText>REF _Ref240982495 \h</w:instrText>
      </w:r>
      <w:r>
        <w:instrText xml:space="preserve"> </w:instrText>
      </w:r>
      <w:r>
        <w:fldChar w:fldCharType="separate"/>
      </w:r>
      <w:r>
        <w:rPr>
          <w:rFonts w:hint="eastAsia"/>
        </w:rPr>
        <w:t>图</w:t>
      </w:r>
      <w:r>
        <w:rPr>
          <w:rFonts w:hint="eastAsia"/>
        </w:rPr>
        <w:t>9</w:t>
      </w:r>
      <w:r>
        <w:fldChar w:fldCharType="end"/>
      </w:r>
      <w:r>
        <w:rPr>
          <w:rFonts w:hint="eastAsia"/>
        </w:rPr>
        <w:t>（</w:t>
      </w:r>
      <w:r>
        <w:rPr>
          <w:rFonts w:hint="eastAsia"/>
        </w:rPr>
        <w:t>b</w:t>
      </w:r>
      <w:r>
        <w:rPr>
          <w:rFonts w:hint="eastAsia"/>
        </w:rPr>
        <w:t>）表明，轨道节点对骑行活动的吸附在大阪中心城区和外围地区也均明显存在，但其空间范围具有显著差异。中心城区骑行活动在距轨道站约</w:t>
      </w:r>
      <w:r>
        <w:rPr>
          <w:rFonts w:hint="eastAsia"/>
        </w:rPr>
        <w:t>0.3</w:t>
      </w:r>
      <w:r>
        <w:rPr>
          <w:rFonts w:hint="eastAsia"/>
        </w:rPr>
        <w:t>—</w:t>
      </w:r>
      <w:r>
        <w:rPr>
          <w:rFonts w:hint="eastAsia"/>
        </w:rPr>
        <w:t>0.5 km</w:t>
      </w:r>
      <w:r>
        <w:rPr>
          <w:rFonts w:hint="eastAsia"/>
        </w:rPr>
        <w:t>达到峰值，此后快速下降，</w:t>
      </w:r>
      <w:r>
        <w:rPr>
          <w:rFonts w:hint="eastAsia"/>
        </w:rPr>
        <w:t>1 km</w:t>
      </w:r>
      <w:r>
        <w:rPr>
          <w:rFonts w:hint="eastAsia"/>
        </w:rPr>
        <w:t>以外已明显减弱；外围地区则在约</w:t>
      </w:r>
      <w:r>
        <w:rPr>
          <w:rFonts w:hint="eastAsia"/>
        </w:rPr>
        <w:t>0.5</w:t>
      </w:r>
      <w:r>
        <w:rPr>
          <w:rFonts w:hint="eastAsia"/>
        </w:rPr>
        <w:t>—</w:t>
      </w:r>
      <w:r>
        <w:rPr>
          <w:rFonts w:hint="eastAsia"/>
        </w:rPr>
        <w:t>0.7 km</w:t>
      </w:r>
      <w:r>
        <w:rPr>
          <w:rFonts w:hint="eastAsia"/>
        </w:rPr>
        <w:t>达到更高峰值，此后下降更加缓慢，在</w:t>
      </w:r>
      <w:r>
        <w:rPr>
          <w:rFonts w:hint="eastAsia"/>
        </w:rPr>
        <w:t>1</w:t>
      </w:r>
      <w:r>
        <w:rPr>
          <w:rFonts w:hint="eastAsia"/>
        </w:rPr>
        <w:t>—</w:t>
      </w:r>
      <w:r>
        <w:rPr>
          <w:rFonts w:hint="eastAsia"/>
        </w:rPr>
        <w:t>3 km</w:t>
      </w:r>
      <w:r>
        <w:rPr>
          <w:rFonts w:hint="eastAsia"/>
        </w:rPr>
        <w:t>范围内仍保留较多骑行活动。也就是说，大阪中心城区与外围两者都是站点导向的，真正变化的是轨道节点能够组织的骑行腹地大小。两组曲线都没有稳定的单调衰减，外围地区在大部分距离区间保持较高的组内标准化强度，说明大阪的高热度骑行道路并不只出现在中心站区；外围地区在多数距站区间仍保持较高骑行热度，说明轨道节点的空间吸附作用会随城市区位变化。</w:t>
      </w:r>
    </w:p>
    <w:p w14:paraId="72247E73" w14:textId="77777777" w:rsidR="00945AB5" w:rsidRDefault="002C25DB">
      <w:pPr>
        <w:spacing w:after="163"/>
        <w:ind w:firstLine="420"/>
      </w:pPr>
      <w:r>
        <w:rPr>
          <w:rFonts w:hint="eastAsia"/>
        </w:rPr>
        <w:t>这一结果提供了比单纯比较骑行量更重要的信息：城市结构改变的并不是轨道节点是否重要，而是其空间影响尺度。中心城区轨道密度较高、站点间距较小，骑行活动更容易在较短距离内完成站点联系；外围地区站点间距扩大，骑行承担更长距离的接入功能，因此形成更宽的功能性骑行腹地。该结果与上海研究发现自行车站点腹地由中心向外围扩大的规律形成呼应（</w:t>
      </w:r>
      <w:r>
        <w:rPr>
          <w:rFonts w:hint="eastAsia"/>
        </w:rPr>
        <w:t>Lin</w:t>
      </w:r>
      <w:r>
        <w:rPr>
          <w:rFonts w:hint="eastAsia"/>
        </w:rPr>
        <w:t>等，</w:t>
      </w:r>
      <w:r>
        <w:rPr>
          <w:rFonts w:hint="eastAsia"/>
        </w:rPr>
        <w:t>2019</w:t>
      </w:r>
      <w:r>
        <w:rPr>
          <w:rFonts w:hint="eastAsia"/>
        </w:rPr>
        <w:t>），也与日本不同站型具有差异化自行车腹地的研究一致（</w:t>
      </w:r>
      <w:r>
        <w:rPr>
          <w:rFonts w:hint="eastAsia"/>
        </w:rPr>
        <w:t>Kang</w:t>
      </w:r>
      <w:r>
        <w:rPr>
          <w:rFonts w:hint="eastAsia"/>
        </w:rPr>
        <w:t>和</w:t>
      </w:r>
      <w:r>
        <w:rPr>
          <w:rFonts w:hint="eastAsia"/>
        </w:rPr>
        <w:t>Miwa</w:t>
      </w:r>
      <w:r>
        <w:rPr>
          <w:rFonts w:hint="eastAsia"/>
        </w:rPr>
        <w:t>，</w:t>
      </w:r>
      <w:r>
        <w:rPr>
          <w:rFonts w:hint="eastAsia"/>
        </w:rPr>
        <w:t>2025</w:t>
      </w:r>
      <w:r>
        <w:rPr>
          <w:rFonts w:hint="eastAsia"/>
        </w:rPr>
        <w:t>）。对国内</w:t>
      </w:r>
      <w:r>
        <w:rPr>
          <w:rFonts w:hint="eastAsia"/>
        </w:rPr>
        <w:t>TOD</w:t>
      </w:r>
      <w:r>
        <w:rPr>
          <w:rFonts w:hint="eastAsia"/>
        </w:rPr>
        <w:t>而言，中心区可继续强化短距离站口接驳，而外围地区应采用更大的功能性骑行腹地，优先选择“骑行需求较强但进站联系薄弱”的方向，通过连续骑行廊道、停车和站口组织主动引导骑行进入轨道系统，而非只被动扩大分析范围。</w:t>
      </w:r>
    </w:p>
    <w:p w14:paraId="7D13F5EA" w14:textId="77777777" w:rsidR="00945AB5" w:rsidRDefault="002C25DB">
      <w:pPr>
        <w:spacing w:after="163"/>
        <w:ind w:firstLine="420"/>
      </w:pPr>
      <w:r>
        <w:rPr>
          <w:rFonts w:hint="eastAsia"/>
        </w:rPr>
        <w:t>上海与大阪因此呈现出两种不同的中心—外围变化。上海表现为共享单车轨道接驳需求从中心向外围总体减弱；大阪则表现为轨道节点吸附仍然存在，但外围站点的骑行腹地明显扩大。前者更多体现接驳需求强度的空间下降，后者更多体现站点功能腹地的尺度扩展。二者共同说明，“中心—外围”不仅影响骑行量，更改变骑行与轨道发生联系的空间尺度。</w:t>
      </w:r>
    </w:p>
    <w:p w14:paraId="01CE00D5" w14:textId="77777777" w:rsidR="00945AB5" w:rsidRDefault="002C25DB">
      <w:pPr>
        <w:spacing w:after="163"/>
        <w:ind w:firstLine="420"/>
      </w:pPr>
      <w:r>
        <w:rPr>
          <w:rFonts w:hint="eastAsia"/>
        </w:rPr>
        <w:t>综合三个层面的结果，上海与大阪并不存在简单的“站点型—网络型”二元差异。节点层面，两市骑行活动均表现出显著的轨道节点吸附，且</w:t>
      </w:r>
      <w:r>
        <w:rPr>
          <w:rFonts w:hint="eastAsia"/>
        </w:rPr>
        <w:t>85%</w:t>
      </w:r>
      <w:r>
        <w:rPr>
          <w:rFonts w:hint="eastAsia"/>
        </w:rPr>
        <w:t>活动范围均约为</w:t>
      </w:r>
      <w:r>
        <w:rPr>
          <w:rFonts w:hint="eastAsia"/>
        </w:rPr>
        <w:t>1.3</w:t>
      </w:r>
      <w:r>
        <w:rPr>
          <w:rFonts w:hint="eastAsia"/>
        </w:rPr>
        <w:t>—</w:t>
      </w:r>
      <w:r>
        <w:rPr>
          <w:rFonts w:hint="eastAsia"/>
        </w:rPr>
        <w:t>1.5 km</w:t>
      </w:r>
      <w:r>
        <w:rPr>
          <w:rFonts w:hint="eastAsia"/>
        </w:rPr>
        <w:t>，但设施组织和站点属性的作用不同；网络层面，两市骑行活动均突破传统</w:t>
      </w:r>
      <w:r>
        <w:rPr>
          <w:rFonts w:hint="eastAsia"/>
        </w:rPr>
        <w:t>800 m</w:t>
      </w:r>
      <w:r>
        <w:rPr>
          <w:rFonts w:hint="eastAsia"/>
        </w:rPr>
        <w:t>步行圈，但上海主要体现共享单车接驳腹地的扩展，大阪则表现出更广泛的全日骑行空间延伸；城市层面，城市结构显著调节这一关系，上海主要表现为接驳强度由中心向外围减弱，而大阪主要表现为外围站点骑行腹地扩大。由此可见，轨道—骑行关系的核心差异不是“有没有节点吸附”，而是“节点吸附如何被城市结构重新塑形”。已有研究虽已以上海为例构建地铁与共享单车多层出行网络</w:t>
      </w:r>
      <w:r>
        <w:rPr>
          <w:rFonts w:hint="eastAsia"/>
        </w:rPr>
        <w:t>[15]</w:t>
      </w:r>
      <w:r>
        <w:rPr>
          <w:rFonts w:hint="eastAsia"/>
        </w:rPr>
        <w:t>（</w:t>
      </w:r>
      <w:r>
        <w:rPr>
          <w:rFonts w:hint="eastAsia"/>
        </w:rPr>
        <w:t>Zhang</w:t>
      </w:r>
      <w:r>
        <w:rPr>
          <w:rFonts w:hint="eastAsia"/>
        </w:rPr>
        <w:t>和</w:t>
      </w:r>
      <w:r>
        <w:rPr>
          <w:rFonts w:hint="eastAsia"/>
        </w:rPr>
        <w:t>Cui</w:t>
      </w:r>
      <w:r>
        <w:rPr>
          <w:rFonts w:hint="eastAsia"/>
        </w:rPr>
        <w:t>，</w:t>
      </w:r>
      <w:r>
        <w:rPr>
          <w:rFonts w:hint="eastAsia"/>
        </w:rPr>
        <w:t>2024</w:t>
      </w:r>
      <w:r>
        <w:rPr>
          <w:rFonts w:hint="eastAsia"/>
        </w:rPr>
        <w:t>），但本文进一步关注实体轨道交通网络与实际道路骑行网络在不同城市空间中的组织关系。</w:t>
      </w:r>
    </w:p>
    <w:p w14:paraId="5702915E" w14:textId="77777777" w:rsidR="00945AB5" w:rsidRDefault="002C25DB">
      <w:pPr>
        <w:pStyle w:val="Heading1"/>
        <w:numPr>
          <w:ilvl w:val="0"/>
          <w:numId w:val="0"/>
        </w:numPr>
        <w:spacing w:after="65"/>
      </w:pPr>
      <w:r>
        <w:rPr>
          <w:rFonts w:hint="eastAsia"/>
        </w:rPr>
        <w:t xml:space="preserve">3  </w:t>
      </w:r>
      <w:r>
        <w:rPr>
          <w:rFonts w:hint="eastAsia"/>
        </w:rPr>
        <w:t>数据与分析设计</w:t>
      </w:r>
    </w:p>
    <w:p w14:paraId="188FA084" w14:textId="77777777" w:rsidR="00945AB5" w:rsidRDefault="002C25DB">
      <w:pPr>
        <w:spacing w:after="163"/>
        <w:ind w:firstLine="420"/>
      </w:pPr>
      <w:r>
        <w:rPr>
          <w:rFonts w:hint="eastAsia"/>
        </w:rPr>
        <w:t>分析设计涵盖五个模块：整体空间描述模块以轨道站、骑行强度与自行车停车设施为核心变量，</w:t>
      </w:r>
      <w:r>
        <w:rPr>
          <w:rFonts w:hint="eastAsia"/>
        </w:rPr>
        <w:lastRenderedPageBreak/>
        <w:t>采用地图叠加、核密度／网格聚合等方法，形成对节点化与网络化空间格局的第一印象；节点关系模块以距站距离、骑行强度与停车密度为核心变量，采用距离梯度、</w:t>
      </w:r>
      <w:r>
        <w:rPr>
          <w:rFonts w:hint="eastAsia"/>
        </w:rPr>
        <w:t>Spearman</w:t>
      </w:r>
      <w:r>
        <w:rPr>
          <w:rFonts w:hint="eastAsia"/>
        </w:rPr>
        <w:t>／</w:t>
      </w:r>
      <w:r>
        <w:rPr>
          <w:rFonts w:hint="eastAsia"/>
        </w:rPr>
        <w:t>Pearson</w:t>
      </w:r>
      <w:r>
        <w:rPr>
          <w:rFonts w:hint="eastAsia"/>
        </w:rPr>
        <w:t>相关分析等方法，输出站点依赖度与设施节点化指标；网络关系模块以轨道可达性、骑行强度与连续性为核心变量，采用二维分类、连续街段统计等方法，输出接驳型／网络补缺型等类型地图；空间相关模块以骑行、停车与轨道可达性为核心变量，可采用</w:t>
      </w:r>
      <w:r>
        <w:rPr>
          <w:rFonts w:hint="eastAsia"/>
        </w:rPr>
        <w:t>Moran's I</w:t>
      </w:r>
      <w:r>
        <w:rPr>
          <w:rFonts w:hint="eastAsia"/>
        </w:rPr>
        <w:t>／双变量</w:t>
      </w:r>
      <w:r>
        <w:rPr>
          <w:rFonts w:hint="eastAsia"/>
        </w:rPr>
        <w:t>Moran's I</w:t>
      </w:r>
      <w:r>
        <w:rPr>
          <w:rFonts w:hint="eastAsia"/>
        </w:rPr>
        <w:t>等方法，为空间共聚或错位提供佐证；城市结构模块以中心性、轨道密度、绿视率与遮阴为核心变量，采用分组比较与简单</w:t>
      </w:r>
      <w:r>
        <w:rPr>
          <w:rFonts w:hint="eastAsia"/>
        </w:rPr>
        <w:t>OLS</w:t>
      </w:r>
      <w:r>
        <w:rPr>
          <w:rFonts w:hint="eastAsia"/>
        </w:rPr>
        <w:t>／空间回归等方法，揭示不同城市空间中的组织机制。</w:t>
      </w:r>
    </w:p>
    <w:p w14:paraId="590D9881" w14:textId="77777777" w:rsidR="00945AB5" w:rsidRDefault="002C25DB">
      <w:pPr>
        <w:spacing w:after="163"/>
        <w:ind w:firstLine="420"/>
      </w:pPr>
      <w:r>
        <w:rPr>
          <w:rFonts w:hint="eastAsia"/>
        </w:rPr>
        <w:t>比较原则上，两市尽量统一空间单元与指标定义，重点比较相对空间结构和梯度，而非绝对骑行总量。由于上海与大阪数据来源不同，结果表述应集中于“空间组织特征”，避免把平台样本直接解释为总体骑行规模。</w:t>
      </w:r>
    </w:p>
    <w:p w14:paraId="79A081AC" w14:textId="77777777" w:rsidR="00945AB5" w:rsidRDefault="002C25DB">
      <w:pPr>
        <w:pStyle w:val="Heading1"/>
        <w:numPr>
          <w:ilvl w:val="0"/>
          <w:numId w:val="0"/>
        </w:numPr>
        <w:spacing w:after="65"/>
      </w:pPr>
      <w:r>
        <w:rPr>
          <w:rFonts w:hint="eastAsia"/>
        </w:rPr>
        <w:t xml:space="preserve">4  </w:t>
      </w:r>
      <w:r>
        <w:rPr>
          <w:rFonts w:hint="eastAsia"/>
        </w:rPr>
        <w:t>大阪初步空间图及可检验趋势</w:t>
      </w:r>
    </w:p>
    <w:p w14:paraId="1D9BAA82" w14:textId="77777777" w:rsidR="00945AB5" w:rsidRDefault="002C25DB">
      <w:pPr>
        <w:spacing w:after="163"/>
        <w:ind w:firstLineChars="0" w:firstLine="0"/>
        <w:jc w:val="center"/>
      </w:pPr>
      <w:del w:id="51" w:author="" w:date="2026-09-29T17:21:00Z">
        <w:r>
          <w:rPr>
            <w:noProof/>
          </w:rPr>
          <w:drawing>
            <wp:inline distT="0" distB="0" distL="0" distR="0" wp14:anchorId="2B169A87" wp14:editId="1D32FF77">
              <wp:extent cx="5759450" cy="853276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23"/>
                      <a:stretch/>
                    </pic:blipFill>
                    <pic:spPr>
                      <a:xfrm>
                        <a:off x="0" y="0"/>
                        <a:ext cx="5759450" cy="8532765"/>
                      </a:xfrm>
                      <a:prstGeom prst="rect">
                        <a:avLst/>
                      </a:prstGeom>
                    </pic:spPr>
                  </pic:pic>
                </a:graphicData>
              </a:graphic>
            </wp:inline>
          </w:drawing>
        </w:r>
      </w:del>
    </w:p>
    <w:p w14:paraId="77E8FCFD" w14:textId="77777777" w:rsidR="00945AB5" w:rsidRDefault="002C25DB">
      <w:pPr>
        <w:pStyle w:val="a2"/>
        <w:spacing w:after="163"/>
        <w:rPr>
          <w:del w:id="52" w:author="" w:date="2026-09-29T17:21:00Z"/>
        </w:rPr>
      </w:pPr>
      <w:del w:id="53" w:author="" w:date="2026-09-29T17:21:00Z">
        <w:r>
          <w:rPr>
            <w:rFonts w:hint="eastAsia"/>
          </w:rPr>
          <w:lastRenderedPageBreak/>
          <w:delText>图</w:delText>
        </w:r>
        <w:r>
          <w:rPr>
            <w:rFonts w:hint="eastAsia"/>
          </w:rPr>
          <w:delText xml:space="preserve">  </w:delText>
        </w:r>
        <w:r>
          <w:rPr>
            <w:rFonts w:hint="eastAsia"/>
          </w:rPr>
          <w:delText>大阪骑行热度、轨道站与自行车停车设施的初步空间叠加</w:delText>
        </w:r>
      </w:del>
    </w:p>
    <w:p w14:paraId="403E65DA" w14:textId="77777777" w:rsidR="00945AB5" w:rsidRDefault="002C25DB">
      <w:pPr>
        <w:spacing w:after="163"/>
        <w:ind w:firstLine="420"/>
        <w:rPr>
          <w:del w:id="54" w:author="" w:date="2026-09-29T17:21:00Z"/>
        </w:rPr>
      </w:pPr>
      <w:del w:id="55" w:author="" w:date="2026-09-29T17:21:00Z">
        <w:r>
          <w:rPr>
            <w:rFonts w:hint="eastAsia"/>
          </w:rPr>
          <w:delText>大阪府骑行网络同时表现为站点导向和网络补充；这种补网作用在中心区与郊区都存在，只是在郊区轨道较稀疏时更加突出。</w:delText>
        </w:r>
      </w:del>
    </w:p>
    <w:p w14:paraId="34D6446C" w14:textId="77777777" w:rsidR="00945AB5" w:rsidRDefault="00945AB5">
      <w:pPr>
        <w:spacing w:after="163"/>
        <w:ind w:firstLine="420"/>
        <w:rPr>
          <w:del w:id="56" w:author="" w:date="2026-09-29T17:21:00Z"/>
        </w:rPr>
      </w:pPr>
    </w:p>
    <w:p w14:paraId="1B0BB01D" w14:textId="77777777" w:rsidR="00945AB5" w:rsidRDefault="002C25DB">
      <w:pPr>
        <w:spacing w:after="163"/>
        <w:ind w:firstLine="420"/>
        <w:rPr>
          <w:del w:id="57" w:author="" w:date="2026-09-29T17:21:00Z"/>
        </w:rPr>
      </w:pPr>
      <w:del w:id="58" w:author="" w:date="2026-09-29T17:21:00Z">
        <w:r>
          <w:rPr>
            <w:rFonts w:hint="eastAsia"/>
          </w:rPr>
          <w:delText>从当前地图可提出四个待量化验证的空间判断：</w:delText>
        </w:r>
      </w:del>
    </w:p>
    <w:p w14:paraId="2A7009F3" w14:textId="77777777" w:rsidR="00945AB5" w:rsidRDefault="002C25DB">
      <w:pPr>
        <w:spacing w:after="163"/>
        <w:ind w:firstLine="420"/>
        <w:rPr>
          <w:del w:id="59" w:author="" w:date="2026-09-29T17:21:00Z"/>
        </w:rPr>
      </w:pPr>
      <w:del w:id="60" w:author="" w:date="2026-09-29T17:21:00Z">
        <w:r>
          <w:rPr>
            <w:rFonts w:hint="eastAsia"/>
          </w:rPr>
          <w:delText>●自行车停车设施具有明显节点化特征：密度区域主要围绕核心区、主要轨道走廊和若干外围节点分布。</w:delText>
        </w:r>
      </w:del>
    </w:p>
    <w:p w14:paraId="273A78B5" w14:textId="77777777" w:rsidR="00945AB5" w:rsidRDefault="002C25DB">
      <w:pPr>
        <w:spacing w:after="163"/>
        <w:ind w:firstLine="420"/>
        <w:rPr>
          <w:del w:id="61" w:author="" w:date="2026-09-29T17:21:00Z"/>
        </w:rPr>
      </w:pPr>
      <w:del w:id="62" w:author="" w:date="2026-09-29T17:21:00Z">
        <w:r>
          <w:rPr>
            <w:rFonts w:hint="eastAsia"/>
          </w:rPr>
          <w:delText>●骑行活动表现出更强的网络化：高热度街段并不局限于轨道站周边，在外围和跨区域走廊上仍存在连续分布。</w:delText>
        </w:r>
      </w:del>
    </w:p>
    <w:p w14:paraId="093591E5" w14:textId="77777777" w:rsidR="00945AB5" w:rsidRDefault="002C25DB">
      <w:pPr>
        <w:spacing w:after="163"/>
        <w:ind w:firstLine="420"/>
        <w:rPr>
          <w:del w:id="63" w:author="" w:date="2026-09-29T17:21:00Z"/>
        </w:rPr>
      </w:pPr>
      <w:del w:id="64" w:author="" w:date="2026-09-29T17:21:00Z">
        <w:r>
          <w:rPr>
            <w:rFonts w:hint="eastAsia"/>
          </w:rPr>
          <w:delText>●节点与网络存在潜在空间错位：停车设施的空间集聚范围可能小于实际骑行网络的延伸范围。</w:delText>
        </w:r>
      </w:del>
    </w:p>
    <w:p w14:paraId="672AC55F" w14:textId="77777777" w:rsidR="00945AB5" w:rsidRDefault="002C25DB">
      <w:pPr>
        <w:spacing w:after="163"/>
        <w:ind w:firstLine="420"/>
        <w:rPr>
          <w:del w:id="65" w:author="" w:date="2026-09-29T17:21:00Z"/>
        </w:rPr>
      </w:pPr>
      <w:del w:id="66" w:author="" w:date="2026-09-29T17:21:00Z">
        <w:r>
          <w:rPr>
            <w:rFonts w:hint="eastAsia"/>
          </w:rPr>
          <w:delText>●外围及轨道相对稀缺地区值得单独检验：部分区域可能出现“低轨道可达—高骑行”的</w:delText>
        </w:r>
        <w:r>
          <w:rPr>
            <w:rFonts w:hint="eastAsia"/>
          </w:rPr>
          <w:delText>Network-filling</w:delText>
        </w:r>
        <w:r>
          <w:rPr>
            <w:rFonts w:hint="eastAsia"/>
          </w:rPr>
          <w:delText>模式。</w:delText>
        </w:r>
      </w:del>
    </w:p>
    <w:p w14:paraId="6EE2BCC7" w14:textId="77777777" w:rsidR="00945AB5" w:rsidRDefault="002C25DB">
      <w:pPr>
        <w:spacing w:after="163"/>
        <w:ind w:firstLineChars="0" w:firstLine="0"/>
        <w:jc w:val="center"/>
        <w:rPr>
          <w:del w:id="67" w:author="" w:date="2026-09-29T17:21:00Z"/>
        </w:rPr>
      </w:pPr>
      <w:del w:id="68" w:author="" w:date="2026-09-29T17:21:00Z">
        <w:r>
          <w:rPr>
            <w:rFonts w:hint="eastAsia"/>
            <w:noProof/>
          </w:rPr>
          <w:drawing>
            <wp:inline distT="0" distB="0" distL="0" distR="0" wp14:anchorId="487F4A94" wp14:editId="565CDB24">
              <wp:extent cx="5276850" cy="3219450"/>
              <wp:effectExtent l="0" t="0" r="0" b="0"/>
              <wp:docPr id="32" name="fig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38"/>
                      <pic:cNvPicPr/>
                    </pic:nvPicPr>
                    <pic:blipFill>
                      <a:blip r:embed="rId24"/>
                      <a:stretch>
                        <a:fillRect/>
                      </a:stretch>
                    </pic:blipFill>
                    <pic:spPr>
                      <a:xfrm>
                        <a:off x="0" y="0"/>
                        <a:ext cx="5276850" cy="3219450"/>
                      </a:xfrm>
                      <a:prstGeom prst="rect">
                        <a:avLst/>
                      </a:prstGeom>
                    </pic:spPr>
                  </pic:pic>
                </a:graphicData>
              </a:graphic>
            </wp:inline>
          </w:drawing>
        </w:r>
      </w:del>
    </w:p>
    <w:p w14:paraId="0B711462" w14:textId="77777777" w:rsidR="00945AB5" w:rsidRDefault="002C25DB">
      <w:pPr>
        <w:spacing w:after="163"/>
        <w:ind w:firstLine="420"/>
        <w:rPr>
          <w:del w:id="69" w:author="" w:date="2026-09-29T17:21:00Z"/>
        </w:rPr>
      </w:pPr>
      <w:del w:id="70" w:author="" w:date="2026-09-29T17:21:00Z">
        <w:r>
          <w:rPr>
            <w:rFonts w:hint="eastAsia"/>
          </w:rPr>
          <w:delText>3 km</w:delText>
        </w:r>
        <w:r>
          <w:rPr>
            <w:rFonts w:hint="eastAsia"/>
          </w:rPr>
          <w:delText>范围内，约</w:delText>
        </w:r>
        <w:r>
          <w:rPr>
            <w:rFonts w:hint="eastAsia"/>
          </w:rPr>
          <w:delText>95.2%</w:delText>
        </w:r>
        <w:r>
          <w:rPr>
            <w:rFonts w:hint="eastAsia"/>
          </w:rPr>
          <w:delText>的停车记录位于轨道站</w:delText>
        </w:r>
        <w:r>
          <w:rPr>
            <w:rFonts w:hint="eastAsia"/>
          </w:rPr>
          <w:delText>800 m</w:delText>
        </w:r>
        <w:r>
          <w:rPr>
            <w:rFonts w:hint="eastAsia"/>
          </w:rPr>
          <w:delText>以内，而</w:delText>
        </w:r>
        <w:r>
          <w:rPr>
            <w:rFonts w:hint="eastAsia"/>
          </w:rPr>
          <w:delText>Strava</w:delText>
        </w:r>
        <w:r>
          <w:rPr>
            <w:rFonts w:hint="eastAsia"/>
          </w:rPr>
          <w:delText>活动相应只有约</w:delText>
        </w:r>
        <w:r>
          <w:rPr>
            <w:rFonts w:hint="eastAsia"/>
          </w:rPr>
          <w:delText>52.3%</w:delText>
        </w:r>
        <w:r>
          <w:rPr>
            <w:rFonts w:hint="eastAsia"/>
          </w:rPr>
          <w:delText>。也就是说：</w:delText>
        </w:r>
      </w:del>
    </w:p>
    <w:p w14:paraId="0C27B145" w14:textId="77777777" w:rsidR="00945AB5" w:rsidRDefault="002C25DB">
      <w:pPr>
        <w:spacing w:after="163"/>
        <w:ind w:firstLine="420"/>
        <w:rPr>
          <w:del w:id="71" w:author="" w:date="2026-09-29T17:21:00Z"/>
        </w:rPr>
      </w:pPr>
      <w:del w:id="72" w:author="" w:date="2026-09-29T17:21:00Z">
        <w:r>
          <w:rPr>
            <w:rFonts w:hint="eastAsia"/>
          </w:rPr>
          <w:delText>停车是高度“轨道节点化”的，但实际骑行活动明显突破了站点腹地。</w:delText>
        </w:r>
      </w:del>
    </w:p>
    <w:p w14:paraId="69C86A59" w14:textId="77777777" w:rsidR="00945AB5" w:rsidRDefault="002C25DB">
      <w:pPr>
        <w:spacing w:after="163"/>
        <w:ind w:firstLineChars="0" w:firstLine="0"/>
        <w:jc w:val="center"/>
        <w:rPr>
          <w:del w:id="73" w:author="" w:date="2026-09-29T17:21:00Z"/>
        </w:rPr>
      </w:pPr>
      <w:del w:id="74" w:author="" w:date="2026-09-29T17:21:00Z">
        <w:r>
          <w:rPr>
            <w:noProof/>
          </w:rPr>
          <w:drawing>
            <wp:inline distT="0" distB="0" distL="0" distR="0" wp14:anchorId="434FE9F1" wp14:editId="6BCE91AC">
              <wp:extent cx="5278120" cy="767726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25"/>
                      <a:srcRect/>
                      <a:stretch/>
                    </pic:blipFill>
                    <pic:spPr>
                      <a:xfrm>
                        <a:off x="0" y="0"/>
                        <a:ext cx="5278120" cy="7677265"/>
                      </a:xfrm>
                      <a:prstGeom prst="rect">
                        <a:avLst/>
                      </a:prstGeom>
                      <a:ln/>
                    </pic:spPr>
                  </pic:pic>
                </a:graphicData>
              </a:graphic>
            </wp:inline>
          </w:drawing>
        </w:r>
      </w:del>
    </w:p>
    <w:p w14:paraId="48A4C0B5" w14:textId="77777777" w:rsidR="00945AB5" w:rsidRDefault="002C25DB">
      <w:pPr>
        <w:spacing w:after="163"/>
        <w:ind w:firstLineChars="0" w:firstLine="420"/>
        <w:rPr>
          <w:del w:id="75" w:author="" w:date="2026-09-29T17:21:00Z"/>
        </w:rPr>
      </w:pPr>
      <w:del w:id="76" w:author="" w:date="2026-09-29T17:21:00Z">
        <w:r>
          <w:rPr>
            <w:rFonts w:hint="eastAsia"/>
          </w:rPr>
          <w:delText>高骑行道路不是只围绕车站分布，而且按道路长度算，约</w:delText>
        </w:r>
        <w:r>
          <w:rPr>
            <w:rFonts w:hint="eastAsia"/>
          </w:rPr>
          <w:delText xml:space="preserve"> 51.0%</w:delText>
        </w:r>
        <w:r>
          <w:rPr>
            <w:rFonts w:hint="eastAsia"/>
          </w:rPr>
          <w:delText>既没有</w:delText>
        </w:r>
        <w:r>
          <w:rPr>
            <w:rFonts w:hint="eastAsia"/>
          </w:rPr>
          <w:delText>800 m</w:delText>
        </w:r>
        <w:r>
          <w:rPr>
            <w:rFonts w:hint="eastAsia"/>
          </w:rPr>
          <w:delText>内轨道站，也没有</w:delText>
        </w:r>
        <w:r>
          <w:rPr>
            <w:rFonts w:hint="eastAsia"/>
          </w:rPr>
          <w:delText>800 m</w:delText>
        </w:r>
        <w:r>
          <w:rPr>
            <w:rFonts w:hint="eastAsia"/>
          </w:rPr>
          <w:delText>内停车设施，外围连续走廊尤其明显。</w:delText>
        </w:r>
      </w:del>
    </w:p>
    <w:p w14:paraId="7381BA90" w14:textId="77777777" w:rsidR="00945AB5" w:rsidRDefault="002C25DB">
      <w:pPr>
        <w:pStyle w:val="a2"/>
        <w:spacing w:after="163"/>
        <w:rPr>
          <w:del w:id="77" w:author="" w:date="2026-09-29T17:22:00Z"/>
        </w:rPr>
      </w:pPr>
      <w:del w:id="78" w:author="" w:date="2026-09-29T17:22:00Z">
        <w:r>
          <w:rPr>
            <w:rFonts w:hint="eastAsia"/>
          </w:rPr>
          <w:delText>现有图</w:delText>
        </w:r>
        <w:r>
          <w:rPr>
            <w:rFonts w:hint="eastAsia"/>
          </w:rPr>
          <w:delText>6</w:delText>
        </w:r>
        <w:r>
          <w:rPr>
            <w:rFonts w:hint="eastAsia"/>
          </w:rPr>
          <w:delText>：</w:delText>
        </w:r>
        <w:r>
          <w:rPr>
            <w:rFonts w:hint="eastAsia"/>
          </w:rPr>
          <w:delText>Strava</w:delText>
        </w:r>
        <w:r>
          <w:rPr>
            <w:rFonts w:hint="eastAsia"/>
          </w:rPr>
          <w:delText>骑行热度</w:delText>
        </w:r>
        <w:r>
          <w:rPr>
            <w:rFonts w:hint="eastAsia"/>
          </w:rPr>
          <w:delText xml:space="preserve"> </w:delText>
        </w:r>
        <w:r>
          <w:rPr>
            <w:rFonts w:hint="eastAsia"/>
          </w:rPr>
          <w:delText>×</w:delText>
        </w:r>
        <w:r>
          <w:rPr>
            <w:rFonts w:hint="eastAsia"/>
          </w:rPr>
          <w:delText xml:space="preserve"> OSM</w:delText>
        </w:r>
        <w:r>
          <w:rPr>
            <w:rFonts w:hint="eastAsia"/>
          </w:rPr>
          <w:delText>自行车设施错配</w:delText>
        </w:r>
      </w:del>
    </w:p>
    <w:p w14:paraId="52DF2C35" w14:textId="77777777" w:rsidR="00945AB5" w:rsidRDefault="002C25DB">
      <w:pPr>
        <w:spacing w:after="163"/>
        <w:ind w:firstLineChars="0" w:firstLine="0"/>
        <w:jc w:val="center"/>
      </w:pPr>
      <w:r>
        <w:rPr>
          <w:noProof/>
        </w:rPr>
        <w:drawing>
          <wp:inline distT="0" distB="0" distL="0" distR="0" wp14:anchorId="6EB76C7E" wp14:editId="0DCA051A">
            <wp:extent cx="5759450" cy="7597683"/>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14"/>
                    <a:stretch/>
                  </pic:blipFill>
                  <pic:spPr>
                    <a:xfrm>
                      <a:off x="0" y="0"/>
                      <a:ext cx="5759450" cy="7597683"/>
                    </a:xfrm>
                    <a:prstGeom prst="rect">
                      <a:avLst/>
                    </a:prstGeom>
                  </pic:spPr>
                </pic:pic>
              </a:graphicData>
            </a:graphic>
          </wp:inline>
        </w:drawing>
      </w:r>
    </w:p>
    <w:p w14:paraId="56AFDDDF" w14:textId="77777777" w:rsidR="00945AB5" w:rsidRDefault="002C25DB">
      <w:pPr>
        <w:spacing w:after="163"/>
        <w:ind w:firstLineChars="0" w:firstLine="0"/>
        <w:jc w:val="left"/>
        <w:rPr>
          <w:shd w:val="clear" w:color="auto" w:fill="FFFF00"/>
        </w:rPr>
      </w:pPr>
      <w:r>
        <w:rPr>
          <w:rFonts w:hint="eastAsia"/>
        </w:rPr>
        <w:t>250 m</w:t>
      </w:r>
      <w:r>
        <w:rPr>
          <w:rFonts w:hint="eastAsia"/>
        </w:rPr>
        <w:t>网格下可以区分：</w:t>
      </w:r>
      <w:r>
        <w:rPr>
          <w:rFonts w:hint="eastAsia"/>
          <w:shd w:val="clear" w:color="auto" w:fill="FFFF00"/>
        </w:rPr>
        <w:t>（大阪—上海</w:t>
      </w:r>
      <w:r>
        <w:rPr>
          <w:rFonts w:hint="eastAsia"/>
          <w:shd w:val="clear" w:color="auto" w:fill="FFFF00"/>
        </w:rPr>
        <w:t xml:space="preserve"> </w:t>
      </w:r>
      <w:r>
        <w:rPr>
          <w:rFonts w:hint="eastAsia"/>
          <w:shd w:val="clear" w:color="auto" w:fill="FFFF00"/>
        </w:rPr>
        <w:t>自行车拥车率）</w:t>
      </w:r>
      <w:r>
        <w:rPr>
          <w:rFonts w:hint="eastAsia"/>
          <w:shd w:val="clear" w:color="auto" w:fill="FFFF00"/>
        </w:rPr>
        <w:t xml:space="preserve"> </w:t>
      </w:r>
      <w:r>
        <w:rPr>
          <w:rFonts w:hint="eastAsia"/>
          <w:shd w:val="clear" w:color="auto" w:fill="FFFF00"/>
        </w:rPr>
        <w:t>私有制</w:t>
      </w:r>
      <w:r>
        <w:rPr>
          <w:rFonts w:hint="eastAsia"/>
          <w:shd w:val="clear" w:color="auto" w:fill="FFFF00"/>
        </w:rPr>
        <w:t>-</w:t>
      </w:r>
      <w:r>
        <w:rPr>
          <w:rFonts w:hint="eastAsia"/>
          <w:shd w:val="clear" w:color="auto" w:fill="FFFF00"/>
        </w:rPr>
        <w:t>公有制</w:t>
      </w:r>
      <w:r>
        <w:rPr>
          <w:rFonts w:hint="eastAsia"/>
          <w:shd w:val="clear" w:color="auto" w:fill="FFFF00"/>
        </w:rPr>
        <w:t xml:space="preserve">  </w:t>
      </w:r>
      <w:r>
        <w:rPr>
          <w:rFonts w:hint="eastAsia"/>
          <w:shd w:val="clear" w:color="auto" w:fill="FFFF00"/>
        </w:rPr>
        <w:t>对上海启示</w:t>
      </w:r>
    </w:p>
    <w:p w14:paraId="33DF8E14" w14:textId="77777777" w:rsidR="00945AB5" w:rsidRDefault="002C25DB">
      <w:pPr>
        <w:spacing w:after="163"/>
        <w:ind w:firstLineChars="0" w:firstLine="0"/>
        <w:jc w:val="left"/>
        <w:rPr>
          <w:color w:val="000000"/>
        </w:rPr>
      </w:pPr>
      <w:r>
        <w:rPr>
          <w:rFonts w:ascii="Google Sans" w:eastAsia="Google Sans" w:hAnsi="Google Sans" w:cs="Google Sans" w:hint="eastAsia"/>
          <w:b/>
          <w:color w:val="000000"/>
          <w:sz w:val="24"/>
        </w:rPr>
        <w:t>汽车拥有率低：</w:t>
      </w:r>
      <w:r>
        <w:rPr>
          <w:rFonts w:ascii="Google Sans" w:eastAsia="Google Sans" w:hAnsi="Google Sans" w:cs="Google Sans" w:hint="eastAsia"/>
          <w:color w:val="000000"/>
          <w:sz w:val="24"/>
        </w:rPr>
        <w:t xml:space="preserve"> 与之相对，大阪的</w:t>
      </w:r>
      <w:r>
        <w:rPr>
          <w:rFonts w:ascii="Google Sans" w:eastAsia="Google Sans" w:hAnsi="Google Sans" w:cs="Google Sans" w:hint="eastAsia"/>
          <w:b/>
          <w:color w:val="000000"/>
          <w:sz w:val="24"/>
        </w:rPr>
        <w:t>汽车保有率极低</w:t>
      </w:r>
      <w:r>
        <w:rPr>
          <w:rFonts w:ascii="Google Sans" w:eastAsia="Google Sans" w:hAnsi="Google Sans" w:cs="Google Sans" w:hint="eastAsia"/>
          <w:color w:val="000000"/>
          <w:sz w:val="24"/>
        </w:rPr>
        <w:t>，在全日本47个都道府县中排名</w:t>
      </w:r>
      <w:r>
        <w:rPr>
          <w:rFonts w:ascii="Google Sans" w:eastAsia="Google Sans" w:hAnsi="Google Sans" w:cs="Google Sans" w:hint="eastAsia"/>
          <w:b/>
          <w:color w:val="000000"/>
          <w:sz w:val="24"/>
        </w:rPr>
        <w:t>倒数第2</w:t>
      </w:r>
      <w:r>
        <w:rPr>
          <w:rFonts w:ascii="Google Sans" w:eastAsia="Google Sans" w:hAnsi="Google Sans" w:cs="Google Sans" w:hint="eastAsia"/>
          <w:color w:val="000000"/>
          <w:sz w:val="24"/>
        </w:rPr>
        <w:t>（仅次于东京都），高昂的停车费和密集的公共交通让人们更倾向于选择“电车+自行车”的组合。</w:t>
      </w:r>
      <w:r>
        <w:rPr>
          <w:color w:val="000000"/>
        </w:rPr>
        <w:t xml:space="preserve"> [</w:t>
      </w:r>
      <w:hyperlink r:id="rId26" w:tgtFrame="dtf" w:history="1">
        <w:r>
          <w:rPr>
            <w:rStyle w:val="Hyperlink"/>
          </w:rPr>
          <w:t>1</w:t>
        </w:r>
      </w:hyperlink>
      <w:r>
        <w:rPr>
          <w:color w:val="000000"/>
        </w:rPr>
        <w:t xml:space="preserve">, </w:t>
      </w:r>
      <w:hyperlink r:id="rId27" w:tgtFrame="dtf" w:history="1">
        <w:r>
          <w:rPr>
            <w:rStyle w:val="Hyperlink"/>
          </w:rPr>
          <w:t>2</w:t>
        </w:r>
      </w:hyperlink>
      <w:r>
        <w:rPr>
          <w:color w:val="000000"/>
        </w:rPr>
        <w:t xml:space="preserve">, </w:t>
      </w:r>
      <w:hyperlink r:id="rId28" w:tgtFrame="dtf" w:history="1">
        <w:r>
          <w:rPr>
            <w:rStyle w:val="Hyperlink"/>
          </w:rPr>
          <w:t>3</w:t>
        </w:r>
      </w:hyperlink>
      <w:r>
        <w:rPr>
          <w:color w:val="000000"/>
        </w:rPr>
        <w:t>]</w:t>
      </w:r>
    </w:p>
    <w:p w14:paraId="225A557B" w14:textId="77777777" w:rsidR="00945AB5" w:rsidRDefault="002C25DB">
      <w:pPr>
        <w:pBdr>
          <w:bottom w:val="thick" w:sz="0" w:space="0" w:color="auto"/>
        </w:pBdr>
        <w:spacing w:after="163" w:line="240" w:lineRule="auto"/>
        <w:ind w:firstLine="489"/>
      </w:pPr>
      <w:r>
        <w:rPr>
          <w:rFonts w:ascii="Google Sans" w:eastAsia="Google Sans" w:hAnsi="Google Sans" w:cs="Google Sans" w:hint="eastAsia"/>
          <w:b/>
          <w:color w:val="000000"/>
          <w:sz w:val="24"/>
        </w:rPr>
        <w:lastRenderedPageBreak/>
        <w:t>每户家庭拥有量：</w:t>
      </w:r>
      <w:r>
        <w:rPr>
          <w:rFonts w:ascii="Google Sans" w:eastAsia="Google Sans" w:hAnsi="Google Sans" w:cs="Google Sans" w:hint="eastAsia"/>
          <w:color w:val="000000"/>
          <w:sz w:val="24"/>
        </w:rPr>
        <w:t xml:space="preserve"> 大阪府每户家庭平均拥有 </w:t>
      </w:r>
      <w:r>
        <w:rPr>
          <w:rFonts w:ascii="Google Sans" w:eastAsia="Google Sans" w:hAnsi="Google Sans" w:cs="Google Sans" w:hint="eastAsia"/>
          <w:b/>
          <w:color w:val="000000"/>
          <w:sz w:val="24"/>
        </w:rPr>
        <w:t>1.356台</w:t>
      </w:r>
      <w:r>
        <w:rPr>
          <w:rFonts w:ascii="Google Sans" w:eastAsia="Google Sans" w:hAnsi="Google Sans" w:cs="Google Sans" w:hint="eastAsia"/>
          <w:color w:val="000000"/>
          <w:sz w:val="24"/>
        </w:rPr>
        <w:t xml:space="preserve"> 自行车（2021年数据），</w:t>
      </w:r>
      <w:r>
        <w:rPr>
          <w:rFonts w:ascii="Google Sans" w:eastAsia="Google Sans" w:hAnsi="Google Sans" w:cs="Google Sans" w:hint="eastAsia"/>
          <w:b/>
          <w:color w:val="000000"/>
          <w:sz w:val="24"/>
        </w:rPr>
        <w:t>位列日本全国第1名</w:t>
      </w:r>
      <w:r>
        <w:rPr>
          <w:rFonts w:ascii="Google Sans" w:eastAsia="Google Sans" w:hAnsi="Google Sans" w:cs="Google Sans" w:hint="eastAsia"/>
          <w:color w:val="000000"/>
          <w:sz w:val="24"/>
        </w:rPr>
        <w:t>，紧随其后的是高知县和圣玉县。</w:t>
      </w:r>
    </w:p>
    <w:p w14:paraId="7E8E1CB5" w14:textId="77777777" w:rsidR="00945AB5" w:rsidRDefault="002C25DB">
      <w:pPr>
        <w:pBdr>
          <w:bottom w:val="thick" w:sz="0" w:space="0" w:color="auto"/>
        </w:pBdr>
        <w:spacing w:after="163" w:line="240" w:lineRule="auto"/>
        <w:ind w:firstLine="489"/>
      </w:pPr>
      <w:r>
        <w:rPr>
          <w:rFonts w:ascii="Google Sans" w:eastAsia="Google Sans" w:hAnsi="Google Sans" w:cs="Google Sans" w:hint="eastAsia"/>
          <w:b/>
          <w:color w:val="000000"/>
          <w:sz w:val="24"/>
        </w:rPr>
        <w:t>人均拥有率：</w:t>
      </w:r>
      <w:r>
        <w:rPr>
          <w:rFonts w:ascii="Google Sans" w:eastAsia="Google Sans" w:hAnsi="Google Sans" w:cs="Google Sans" w:hint="eastAsia"/>
          <w:color w:val="000000"/>
          <w:sz w:val="24"/>
        </w:rPr>
        <w:t xml:space="preserve"> 大阪府大约每 </w:t>
      </w:r>
      <w:r>
        <w:rPr>
          <w:rFonts w:ascii="Google Sans" w:eastAsia="Google Sans" w:hAnsi="Google Sans" w:cs="Google Sans" w:hint="eastAsia"/>
          <w:b/>
          <w:color w:val="000000"/>
          <w:sz w:val="24"/>
        </w:rPr>
        <w:t>1.36人就拥有1台</w:t>
      </w:r>
      <w:r>
        <w:rPr>
          <w:rFonts w:ascii="Google Sans" w:eastAsia="Google Sans" w:hAnsi="Google Sans" w:cs="Google Sans" w:hint="eastAsia"/>
          <w:color w:val="000000"/>
          <w:sz w:val="24"/>
        </w:rPr>
        <w:t xml:space="preserve"> 自行车，远高于日本全国平均水平（全国约1.85人拥有1台）。</w:t>
      </w:r>
    </w:p>
    <w:p w14:paraId="2CF04178" w14:textId="77777777" w:rsidR="00945AB5" w:rsidRDefault="002C25DB">
      <w:pPr>
        <w:spacing w:after="163"/>
        <w:ind w:firstLineChars="0" w:firstLine="0"/>
        <w:jc w:val="left"/>
      </w:pPr>
      <w:r>
        <w:rPr>
          <w:rFonts w:hint="eastAsia"/>
        </w:rPr>
        <w:t xml:space="preserve"> </w:t>
      </w:r>
    </w:p>
    <w:p w14:paraId="180C59DC" w14:textId="77777777" w:rsidR="00945AB5" w:rsidRDefault="002C25DB">
      <w:pPr>
        <w:spacing w:after="163"/>
        <w:ind w:firstLineChars="0" w:firstLine="0"/>
        <w:jc w:val="left"/>
      </w:pPr>
      <w:r>
        <w:rPr>
          <w:rFonts w:hint="eastAsia"/>
        </w:rPr>
        <w:t>高轨道—高骑行；</w:t>
      </w:r>
      <w:r>
        <w:rPr>
          <w:rFonts w:hint="eastAsia"/>
        </w:rPr>
        <w:t xml:space="preserve"> </w:t>
      </w:r>
    </w:p>
    <w:p w14:paraId="2CE0086B" w14:textId="77777777" w:rsidR="00945AB5" w:rsidRDefault="002C25DB">
      <w:pPr>
        <w:spacing w:after="163"/>
        <w:ind w:firstLineChars="0" w:firstLine="0"/>
        <w:jc w:val="left"/>
      </w:pPr>
      <w:r>
        <w:rPr>
          <w:rFonts w:hint="eastAsia"/>
        </w:rPr>
        <w:t>●</w:t>
      </w:r>
      <w:r>
        <w:rPr>
          <w:rFonts w:hint="eastAsia"/>
        </w:rPr>
        <w:t xml:space="preserve"> </w:t>
      </w:r>
      <w:r>
        <w:rPr>
          <w:rFonts w:hint="eastAsia"/>
        </w:rPr>
        <w:t>高轨道—低骑行；</w:t>
      </w:r>
      <w:r>
        <w:rPr>
          <w:rFonts w:hint="eastAsia"/>
        </w:rPr>
        <w:t xml:space="preserve"> </w:t>
      </w:r>
    </w:p>
    <w:p w14:paraId="29AFACE4" w14:textId="77777777" w:rsidR="00945AB5" w:rsidRDefault="002C25DB">
      <w:pPr>
        <w:spacing w:after="163"/>
        <w:ind w:firstLineChars="0" w:firstLine="0"/>
        <w:jc w:val="left"/>
      </w:pPr>
      <w:r>
        <w:rPr>
          <w:rFonts w:hint="eastAsia"/>
        </w:rPr>
        <w:t>●</w:t>
      </w:r>
      <w:r>
        <w:rPr>
          <w:rFonts w:hint="eastAsia"/>
        </w:rPr>
        <w:t xml:space="preserve"> </w:t>
      </w:r>
      <w:r>
        <w:rPr>
          <w:rFonts w:hint="eastAsia"/>
        </w:rPr>
        <w:t>低轨道—高骑行；</w:t>
      </w:r>
      <w:r>
        <w:rPr>
          <w:rFonts w:hint="eastAsia"/>
        </w:rPr>
        <w:t xml:space="preserve"> </w:t>
      </w:r>
    </w:p>
    <w:p w14:paraId="53886D43" w14:textId="77777777" w:rsidR="00945AB5" w:rsidRDefault="002C25DB">
      <w:pPr>
        <w:spacing w:after="163"/>
        <w:ind w:firstLineChars="0" w:firstLine="0"/>
        <w:jc w:val="left"/>
      </w:pPr>
      <w:r>
        <w:rPr>
          <w:rFonts w:hint="eastAsia"/>
        </w:rPr>
        <w:t>●</w:t>
      </w:r>
      <w:r>
        <w:rPr>
          <w:rFonts w:hint="eastAsia"/>
        </w:rPr>
        <w:t xml:space="preserve"> </w:t>
      </w:r>
      <w:r>
        <w:rPr>
          <w:rFonts w:hint="eastAsia"/>
        </w:rPr>
        <w:t>低轨道—低骑行。</w:t>
      </w:r>
      <w:r>
        <w:rPr>
          <w:rFonts w:hint="eastAsia"/>
        </w:rPr>
        <w:t xml:space="preserve"> </w:t>
      </w:r>
    </w:p>
    <w:p w14:paraId="33D4734A" w14:textId="77777777" w:rsidR="00945AB5" w:rsidRDefault="002C25DB">
      <w:pPr>
        <w:spacing w:after="163"/>
        <w:ind w:firstLineChars="0" w:firstLine="420"/>
      </w:pPr>
      <w:r>
        <w:rPr>
          <w:rFonts w:hint="eastAsia"/>
        </w:rPr>
        <w:t>其中“低轨道—高骑行”的</w:t>
      </w:r>
      <w:r>
        <w:rPr>
          <w:rFonts w:hint="eastAsia"/>
        </w:rPr>
        <w:t>network-filling</w:t>
      </w:r>
      <w:r>
        <w:rPr>
          <w:rFonts w:hint="eastAsia"/>
        </w:rPr>
        <w:t>型承载约</w:t>
      </w:r>
      <w:r>
        <w:rPr>
          <w:rFonts w:hint="eastAsia"/>
        </w:rPr>
        <w:t xml:space="preserve"> 26.3% </w:t>
      </w:r>
      <w:r>
        <w:rPr>
          <w:rFonts w:hint="eastAsia"/>
        </w:rPr>
        <w:t>的活动质量。</w:t>
      </w:r>
      <w:r>
        <w:rPr>
          <w:rFonts w:hint="eastAsia"/>
          <w:noProof/>
        </w:rPr>
        <w:drawing>
          <wp:inline distT="0" distB="0" distL="0" distR="0" wp14:anchorId="1A327C82" wp14:editId="1DDF3456">
            <wp:extent cx="5276850" cy="628650"/>
            <wp:effectExtent l="0" t="0" r="0" b="0"/>
            <wp:docPr id="41" name="fi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41"/>
                    <pic:cNvPicPr/>
                  </pic:nvPicPr>
                  <pic:blipFill>
                    <a:blip r:embed="rId29"/>
                    <a:stretch>
                      <a:fillRect/>
                    </a:stretch>
                  </pic:blipFill>
                  <pic:spPr>
                    <a:xfrm>
                      <a:off x="0" y="0"/>
                      <a:ext cx="5276850" cy="628650"/>
                    </a:xfrm>
                    <a:prstGeom prst="rect">
                      <a:avLst/>
                    </a:prstGeom>
                  </pic:spPr>
                </pic:pic>
              </a:graphicData>
            </a:graphic>
          </wp:inline>
        </w:drawing>
      </w:r>
    </w:p>
    <w:p w14:paraId="7857B073" w14:textId="77777777" w:rsidR="00945AB5" w:rsidRDefault="002C25DB">
      <w:pPr>
        <w:spacing w:after="163"/>
        <w:ind w:firstLineChars="0" w:firstLine="0"/>
      </w:pPr>
      <w:r>
        <w:rPr>
          <w:rFonts w:hint="eastAsia"/>
        </w:rPr>
        <w:t>●骑行活动质量</w:t>
      </w:r>
      <w:r>
        <w:rPr>
          <w:rFonts w:hint="eastAsia"/>
        </w:rPr>
        <w:t xml:space="preserve"> = Strava</w:t>
      </w:r>
      <w:r>
        <w:rPr>
          <w:rFonts w:hint="eastAsia"/>
        </w:rPr>
        <w:t>相对强度</w:t>
      </w:r>
      <w:r>
        <w:rPr>
          <w:rFonts w:hint="eastAsia"/>
        </w:rPr>
        <w:t xml:space="preserve"> </w:t>
      </w:r>
      <w:r>
        <w:rPr>
          <w:rFonts w:hint="eastAsia"/>
        </w:rPr>
        <w:t>×</w:t>
      </w:r>
      <w:r>
        <w:rPr>
          <w:rFonts w:hint="eastAsia"/>
        </w:rPr>
        <w:t xml:space="preserve"> </w:t>
      </w:r>
      <w:r>
        <w:rPr>
          <w:rFonts w:hint="eastAsia"/>
        </w:rPr>
        <w:t>道路长度；</w:t>
      </w:r>
    </w:p>
    <w:p w14:paraId="5719326C" w14:textId="77777777" w:rsidR="00945AB5" w:rsidRDefault="002C25DB">
      <w:pPr>
        <w:spacing w:after="163"/>
        <w:ind w:firstLineChars="0" w:firstLine="0"/>
      </w:pPr>
      <w:r>
        <w:rPr>
          <w:rFonts w:hint="eastAsia"/>
        </w:rPr>
        <w:t>●距站距离</w:t>
      </w:r>
      <w:r>
        <w:rPr>
          <w:rFonts w:hint="eastAsia"/>
        </w:rPr>
        <w:t xml:space="preserve"> = </w:t>
      </w:r>
      <w:r>
        <w:rPr>
          <w:rFonts w:hint="eastAsia"/>
        </w:rPr>
        <w:t>道路中点或网格中心到最近轨道站的直线距离；</w:t>
      </w:r>
    </w:p>
    <w:p w14:paraId="7CB042CE" w14:textId="77777777" w:rsidR="00945AB5" w:rsidRDefault="002C25DB">
      <w:pPr>
        <w:spacing w:after="163"/>
        <w:ind w:firstLineChars="0" w:firstLine="0"/>
      </w:pPr>
      <w:r>
        <w:rPr>
          <w:rFonts w:hint="eastAsia"/>
        </w:rPr>
        <w:t>●</w:t>
      </w:r>
      <w:r>
        <w:rPr>
          <w:rFonts w:hint="eastAsia"/>
        </w:rPr>
        <w:t>800 m</w:t>
      </w:r>
      <w:r>
        <w:rPr>
          <w:rFonts w:hint="eastAsia"/>
        </w:rPr>
        <w:t>代表站点影响圈；</w:t>
      </w:r>
    </w:p>
    <w:p w14:paraId="10FFD66B" w14:textId="77777777" w:rsidR="00945AB5" w:rsidRDefault="002C25DB">
      <w:pPr>
        <w:spacing w:after="163"/>
        <w:ind w:firstLineChars="0" w:firstLine="0"/>
      </w:pPr>
      <w:r>
        <w:rPr>
          <w:rFonts w:hint="eastAsia"/>
        </w:rPr>
        <w:t>●</w:t>
      </w:r>
      <w:r>
        <w:rPr>
          <w:rFonts w:hint="eastAsia"/>
        </w:rPr>
        <w:t>3 km</w:t>
      </w:r>
      <w:r>
        <w:rPr>
          <w:rFonts w:hint="eastAsia"/>
        </w:rPr>
        <w:t>作为比较范围，超过</w:t>
      </w:r>
      <w:r>
        <w:rPr>
          <w:rFonts w:hint="eastAsia"/>
        </w:rPr>
        <w:t>3 km</w:t>
      </w:r>
      <w:r>
        <w:rPr>
          <w:rFonts w:hint="eastAsia"/>
        </w:rPr>
        <w:t>的道路不进入分母。</w:t>
      </w:r>
    </w:p>
    <w:p w14:paraId="41D18AD5" w14:textId="77777777" w:rsidR="00945AB5" w:rsidRDefault="002C25DB">
      <w:pPr>
        <w:spacing w:after="163"/>
        <w:ind w:firstLineChars="0" w:firstLine="420"/>
        <w:rPr>
          <w:del w:id="79" w:author="" w:date="2026-09-29T17:23:00Z"/>
        </w:rPr>
      </w:pPr>
      <w:r>
        <w:rPr>
          <w:rFonts w:hint="eastAsia"/>
        </w:rPr>
        <w:t>全大阪府结果约为</w:t>
      </w:r>
      <w:r>
        <w:rPr>
          <w:rFonts w:hint="eastAsia"/>
        </w:rPr>
        <w:t xml:space="preserve"> 52.3%</w:t>
      </w:r>
      <w:r>
        <w:rPr>
          <w:rFonts w:hint="eastAsia"/>
        </w:rPr>
        <w:t>：即距车站</w:t>
      </w:r>
      <w:r>
        <w:rPr>
          <w:rFonts w:hint="eastAsia"/>
        </w:rPr>
        <w:t>3 km</w:t>
      </w:r>
      <w:r>
        <w:rPr>
          <w:rFonts w:hint="eastAsia"/>
        </w:rPr>
        <w:t>以内的</w:t>
      </w:r>
      <w:r>
        <w:rPr>
          <w:rFonts w:hint="eastAsia"/>
        </w:rPr>
        <w:t>Strava</w:t>
      </w:r>
      <w:r>
        <w:rPr>
          <w:rFonts w:hint="eastAsia"/>
        </w:rPr>
        <w:t>活动质量中，约</w:t>
      </w:r>
      <w:r>
        <w:rPr>
          <w:rFonts w:hint="eastAsia"/>
        </w:rPr>
        <w:t>52.3%</w:t>
      </w:r>
      <w:r>
        <w:rPr>
          <w:rFonts w:hint="eastAsia"/>
        </w:rPr>
        <w:t>位于车站</w:t>
      </w:r>
      <w:r>
        <w:rPr>
          <w:rFonts w:hint="eastAsia"/>
        </w:rPr>
        <w:t>800 m</w:t>
      </w:r>
      <w:r>
        <w:rPr>
          <w:rFonts w:hint="eastAsia"/>
        </w:rPr>
        <w:t>以内。</w:t>
      </w:r>
    </w:p>
    <w:p w14:paraId="1EC7DD8E" w14:textId="77777777" w:rsidR="00945AB5" w:rsidRDefault="002C25DB">
      <w:pPr>
        <w:spacing w:after="163"/>
        <w:ind w:firstLineChars="0" w:firstLine="0"/>
        <w:pPrChange w:id="80" w:author="" w:date="2026-09-29T17:23:00Z">
          <w:pPr>
            <w:spacing w:after="163"/>
            <w:ind w:firstLineChars="0" w:firstLine="0"/>
            <w:jc w:val="center"/>
          </w:pPr>
        </w:pPrChange>
      </w:pPr>
      <w:del w:id="81" w:author="" w:date="2026-09-29T17:22:00Z">
        <w:r>
          <w:rPr>
            <w:rFonts w:hint="eastAsia"/>
            <w:noProof/>
          </w:rPr>
          <w:drawing>
            <wp:inline distT="0" distB="0" distL="0" distR="0" wp14:anchorId="16E7880F" wp14:editId="4B5B5F7F">
              <wp:extent cx="5276850" cy="2943225"/>
              <wp:effectExtent l="0" t="0" r="0" b="0"/>
              <wp:docPr id="44" name="fig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42"/>
                      <pic:cNvPicPr/>
                    </pic:nvPicPr>
                    <pic:blipFill>
                      <a:blip r:embed="rId30"/>
                      <a:stretch>
                        <a:fillRect/>
                      </a:stretch>
                    </pic:blipFill>
                    <pic:spPr>
                      <a:xfrm>
                        <a:off x="0" y="0"/>
                        <a:ext cx="5276850" cy="2943225"/>
                      </a:xfrm>
                      <a:prstGeom prst="rect">
                        <a:avLst/>
                      </a:prstGeom>
                    </pic:spPr>
                  </pic:pic>
                </a:graphicData>
              </a:graphic>
            </wp:inline>
          </w:drawing>
        </w:r>
      </w:del>
    </w:p>
    <w:p w14:paraId="748B51B2" w14:textId="77777777" w:rsidR="00945AB5" w:rsidRDefault="002C25DB">
      <w:pPr>
        <w:spacing w:after="163"/>
        <w:ind w:firstLine="420"/>
        <w:rPr>
          <w:del w:id="82" w:author="" w:date="2026-09-29T17:23:00Z"/>
        </w:rPr>
      </w:pPr>
      <w:del w:id="83" w:author="" w:date="2026-09-29T17:23:00Z">
        <w:r>
          <w:rPr>
            <w:rFonts w:hint="eastAsia"/>
          </w:rPr>
          <w:delText>站点依赖度从中心</w:delText>
        </w:r>
        <w:r>
          <w:rPr>
            <w:rFonts w:hint="eastAsia"/>
          </w:rPr>
          <w:delText>0</w:delText>
        </w:r>
        <w:r>
          <w:rPr>
            <w:rFonts w:hint="eastAsia"/>
          </w:rPr>
          <w:delText>–</w:delText>
        </w:r>
        <w:r>
          <w:rPr>
            <w:rFonts w:hint="eastAsia"/>
          </w:rPr>
          <w:delText>5 km</w:delText>
        </w:r>
        <w:r>
          <w:rPr>
            <w:rFonts w:hint="eastAsia"/>
          </w:rPr>
          <w:delText>约</w:delText>
        </w:r>
        <w:r>
          <w:rPr>
            <w:rFonts w:hint="eastAsia"/>
          </w:rPr>
          <w:delText xml:space="preserve"> 92.9%</w:delText>
        </w:r>
        <w:r>
          <w:rPr>
            <w:rFonts w:hint="eastAsia"/>
          </w:rPr>
          <w:delText>，下降到</w:delText>
        </w:r>
        <w:r>
          <w:rPr>
            <w:rFonts w:hint="eastAsia"/>
          </w:rPr>
          <w:delText>20</w:delText>
        </w:r>
        <w:r>
          <w:rPr>
            <w:rFonts w:hint="eastAsia"/>
          </w:rPr>
          <w:delText>–</w:delText>
        </w:r>
        <w:r>
          <w:rPr>
            <w:rFonts w:hint="eastAsia"/>
          </w:rPr>
          <w:delText>30 km</w:delText>
        </w:r>
        <w:r>
          <w:rPr>
            <w:rFonts w:hint="eastAsia"/>
          </w:rPr>
          <w:delText>约</w:delText>
        </w:r>
        <w:r>
          <w:rPr>
            <w:rFonts w:hint="eastAsia"/>
          </w:rPr>
          <w:delText xml:space="preserve"> 33%</w:delText>
        </w:r>
        <w:r>
          <w:rPr>
            <w:rFonts w:hint="eastAsia"/>
          </w:rPr>
          <w:delText>；与此同时，</w:delText>
        </w:r>
        <w:r>
          <w:rPr>
            <w:rFonts w:hint="eastAsia"/>
          </w:rPr>
          <w:delText>network-filling</w:delText>
        </w:r>
        <w:r>
          <w:rPr>
            <w:rFonts w:hint="eastAsia"/>
          </w:rPr>
          <w:delText>比例升到约</w:delText>
        </w:r>
        <w:r>
          <w:rPr>
            <w:rFonts w:hint="eastAsia"/>
          </w:rPr>
          <w:delText xml:space="preserve"> 64%</w:delText>
        </w:r>
        <w:r>
          <w:rPr>
            <w:rFonts w:hint="eastAsia"/>
          </w:rPr>
          <w:delText>。</w:delText>
        </w:r>
      </w:del>
    </w:p>
    <w:p w14:paraId="1FCA13F3" w14:textId="77777777" w:rsidR="00945AB5" w:rsidRDefault="00945AB5">
      <w:pPr>
        <w:spacing w:after="163"/>
        <w:ind w:firstLine="420"/>
      </w:pPr>
    </w:p>
    <w:p w14:paraId="266C158A" w14:textId="77777777" w:rsidR="00945AB5" w:rsidRDefault="002C25DB">
      <w:pPr>
        <w:spacing w:after="163"/>
        <w:ind w:firstLine="420"/>
        <w:rPr>
          <w:del w:id="84" w:author="" w:date="2026-09-29T17:22:00Z"/>
        </w:rPr>
      </w:pPr>
      <w:del w:id="85" w:author="" w:date="2026-09-29T17:22:00Z">
        <w:r>
          <w:rPr>
            <w:rFonts w:hint="eastAsia"/>
          </w:rPr>
          <w:delText>共享单车投放的时空不匹配，外围地区人口密度低，</w:delText>
        </w:r>
      </w:del>
    </w:p>
    <w:p w14:paraId="1B8314D2" w14:textId="77777777" w:rsidR="00945AB5" w:rsidRDefault="002C25DB">
      <w:pPr>
        <w:spacing w:after="163"/>
        <w:ind w:firstLine="420"/>
        <w:rPr>
          <w:del w:id="86" w:author="" w:date="2026-09-29T17:22:00Z"/>
        </w:rPr>
      </w:pPr>
      <w:del w:id="87" w:author="" w:date="2026-09-29T17:22:00Z">
        <w:r>
          <w:rPr>
            <w:rFonts w:hint="eastAsia"/>
          </w:rPr>
          <w:delText>调度的问题，</w:delText>
        </w:r>
      </w:del>
    </w:p>
    <w:p w14:paraId="0EC26CEC" w14:textId="77777777" w:rsidR="00945AB5" w:rsidRDefault="002C25DB">
      <w:pPr>
        <w:spacing w:after="163"/>
        <w:ind w:firstLine="420"/>
        <w:rPr>
          <w:del w:id="88" w:author="" w:date="2026-09-29T17:22:00Z"/>
        </w:rPr>
      </w:pPr>
      <w:del w:id="89" w:author="" w:date="2026-09-29T17:22:00Z">
        <w:r>
          <w:rPr>
            <w:rFonts w:hint="eastAsia"/>
          </w:rPr>
          <w:delText>上海自行车道，</w:delText>
        </w:r>
        <w:r>
          <w:rPr>
            <w:rFonts w:hint="eastAsia"/>
          </w:rPr>
          <w:delText>4</w:delText>
        </w:r>
        <w:r>
          <w:rPr>
            <w:rFonts w:hint="eastAsia"/>
          </w:rPr>
          <w:delText>种类型，</w:delText>
        </w:r>
        <w:r>
          <w:rPr>
            <w:rFonts w:hint="eastAsia"/>
          </w:rPr>
          <w:delText>20%</w:delText>
        </w:r>
        <w:r>
          <w:rPr>
            <w:rFonts w:hint="eastAsia"/>
          </w:rPr>
          <w:delText>自行车道</w:delText>
        </w:r>
      </w:del>
    </w:p>
    <w:p w14:paraId="53D948CA" w14:textId="77777777" w:rsidR="00945AB5" w:rsidRDefault="002C25DB">
      <w:pPr>
        <w:spacing w:after="163"/>
        <w:ind w:firstLine="420"/>
        <w:rPr>
          <w:del w:id="90" w:author="" w:date="2026-09-29T17:22:00Z"/>
        </w:rPr>
      </w:pPr>
      <w:del w:id="91" w:author="" w:date="2026-09-29T17:22:00Z">
        <w:r>
          <w:rPr>
            <w:rFonts w:hint="eastAsia"/>
          </w:rPr>
          <w:delText>中心城区、外围地区骑行强度对比</w:delText>
        </w:r>
      </w:del>
    </w:p>
    <w:p w14:paraId="51CA49EB" w14:textId="77777777" w:rsidR="00945AB5" w:rsidRDefault="002C25DB">
      <w:pPr>
        <w:spacing w:after="163"/>
        <w:ind w:firstLineChars="0" w:firstLine="0"/>
        <w:jc w:val="center"/>
      </w:pPr>
      <w:del w:id="92" w:author="" w:date="2026-09-29T17:22:00Z">
        <w:r>
          <w:rPr>
            <w:rFonts w:hint="eastAsia"/>
            <w:noProof/>
          </w:rPr>
          <w:drawing>
            <wp:inline distT="0" distB="0" distL="0" distR="0" wp14:anchorId="0B6B5FE2" wp14:editId="314A254A">
              <wp:extent cx="5276850" cy="7258050"/>
              <wp:effectExtent l="0" t="0" r="0" b="0"/>
              <wp:docPr id="47" name="fig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43"/>
                      <pic:cNvPicPr/>
                    </pic:nvPicPr>
                    <pic:blipFill>
                      <a:blip r:embed="rId31"/>
                      <a:stretch>
                        <a:fillRect/>
                      </a:stretch>
                    </pic:blipFill>
                    <pic:spPr>
                      <a:xfrm>
                        <a:off x="0" y="0"/>
                        <a:ext cx="5276850" cy="7258050"/>
                      </a:xfrm>
                      <a:prstGeom prst="rect">
                        <a:avLst/>
                      </a:prstGeom>
                    </pic:spPr>
                  </pic:pic>
                </a:graphicData>
              </a:graphic>
            </wp:inline>
          </w:drawing>
        </w:r>
      </w:del>
    </w:p>
    <w:p w14:paraId="5882A2B9" w14:textId="77777777" w:rsidR="00945AB5" w:rsidRDefault="002C25DB">
      <w:pPr>
        <w:spacing w:after="163"/>
        <w:ind w:firstLineChars="0" w:firstLine="0"/>
        <w:jc w:val="center"/>
      </w:pPr>
      <w:del w:id="93" w:author="" w:date="2026-09-29T17:22:00Z">
        <w:r>
          <w:rPr>
            <w:rFonts w:hint="eastAsia"/>
            <w:noProof/>
          </w:rPr>
          <w:drawing>
            <wp:inline distT="0" distB="0" distL="0" distR="0" wp14:anchorId="0485469A" wp14:editId="07F236B3">
              <wp:extent cx="5276850" cy="7048500"/>
              <wp:effectExtent l="0" t="0" r="0" b="0"/>
              <wp:docPr id="50" name="fig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44"/>
                      <pic:cNvPicPr/>
                    </pic:nvPicPr>
                    <pic:blipFill>
                      <a:blip r:embed="rId32"/>
                      <a:stretch>
                        <a:fillRect/>
                      </a:stretch>
                    </pic:blipFill>
                    <pic:spPr>
                      <a:xfrm>
                        <a:off x="0" y="0"/>
                        <a:ext cx="5276850" cy="7048500"/>
                      </a:xfrm>
                      <a:prstGeom prst="rect">
                        <a:avLst/>
                      </a:prstGeom>
                    </pic:spPr>
                  </pic:pic>
                </a:graphicData>
              </a:graphic>
            </wp:inline>
          </w:drawing>
        </w:r>
      </w:del>
    </w:p>
    <w:p w14:paraId="26A971B2" w14:textId="77777777" w:rsidR="00945AB5" w:rsidRDefault="002C25DB">
      <w:pPr>
        <w:spacing w:after="163"/>
        <w:ind w:firstLineChars="0" w:firstLine="0"/>
        <w:jc w:val="center"/>
      </w:pPr>
      <w:del w:id="94" w:author="" w:date="2026-09-29T17:22:00Z">
        <w:r>
          <w:rPr>
            <w:rFonts w:hint="eastAsia"/>
            <w:noProof/>
          </w:rPr>
          <w:drawing>
            <wp:inline distT="0" distB="0" distL="0" distR="0" wp14:anchorId="72291FB4" wp14:editId="2EB242D0">
              <wp:extent cx="5257800" cy="2038350"/>
              <wp:effectExtent l="0" t="0" r="0" b="0"/>
              <wp:docPr id="53" nam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45"/>
                      <pic:cNvPicPr/>
                    </pic:nvPicPr>
                    <pic:blipFill>
                      <a:blip r:embed="rId33"/>
                      <a:stretch>
                        <a:fillRect/>
                      </a:stretch>
                    </pic:blipFill>
                    <pic:spPr>
                      <a:xfrm>
                        <a:off x="0" y="0"/>
                        <a:ext cx="5257800" cy="2038350"/>
                      </a:xfrm>
                      <a:prstGeom prst="rect">
                        <a:avLst/>
                      </a:prstGeom>
                    </pic:spPr>
                  </pic:pic>
                </a:graphicData>
              </a:graphic>
            </wp:inline>
          </w:drawing>
        </w:r>
      </w:del>
    </w:p>
    <w:p w14:paraId="4D7B6F03" w14:textId="77777777" w:rsidR="00945AB5" w:rsidRDefault="002C25DB">
      <w:pPr>
        <w:pStyle w:val="Heading1"/>
        <w:numPr>
          <w:ilvl w:val="0"/>
          <w:numId w:val="0"/>
        </w:numPr>
        <w:spacing w:after="65"/>
      </w:pPr>
      <w:r>
        <w:rPr>
          <w:rFonts w:hint="eastAsia"/>
        </w:rPr>
        <w:t xml:space="preserve">5  </w:t>
      </w:r>
      <w:r>
        <w:rPr>
          <w:rFonts w:hint="eastAsia"/>
        </w:rPr>
        <w:t>上海—大阪比较的核心输出</w:t>
      </w:r>
    </w:p>
    <w:p w14:paraId="135EAC85" w14:textId="77777777" w:rsidR="00945AB5" w:rsidRDefault="002C25DB">
      <w:pPr>
        <w:spacing w:after="163"/>
        <w:ind w:firstLine="420"/>
      </w:pPr>
      <w:r>
        <w:rPr>
          <w:rFonts w:hint="eastAsia"/>
        </w:rPr>
        <w:t>讨论：上海与大阪具有较好的比较意义：两座城市均具有高度发达的轨道交通体系，但自行车进入轨道系统的现实基础不同。上海近年来的轨道—骑行关系更多体现为大规模无桩共享单车与地铁接驳，而日本城市长期具有较高的私人自行车使用基础，并形成了围绕铁路站点组织自行车停车</w:t>
      </w:r>
      <w:r>
        <w:rPr>
          <w:rFonts w:hint="eastAsia"/>
        </w:rPr>
        <w:lastRenderedPageBreak/>
        <w:t>和换乘的体系</w:t>
      </w:r>
      <w:r>
        <w:rPr>
          <w:rFonts w:hint="eastAsia"/>
        </w:rPr>
        <w:t>[17]</w:t>
      </w:r>
      <w:r>
        <w:rPr>
          <w:rFonts w:hint="eastAsia"/>
        </w:rPr>
        <w:t>（</w:t>
      </w:r>
      <w:r>
        <w:rPr>
          <w:rFonts w:hint="eastAsia"/>
        </w:rPr>
        <w:t>Tomita &amp; Nakayama, 2017</w:t>
      </w:r>
      <w:r>
        <w:rPr>
          <w:rFonts w:hint="eastAsia"/>
        </w:rPr>
        <w:t>；</w:t>
      </w:r>
      <w:r>
        <w:rPr>
          <w:rFonts w:hint="eastAsia"/>
        </w:rPr>
        <w:t>Kang &amp; Miwa, 2025</w:t>
      </w:r>
      <w:r>
        <w:rPr>
          <w:rFonts w:hint="eastAsia"/>
        </w:rPr>
        <w:t>）。因此，本文不预设哪一种体系必然形成更好的轨道—骑行关系，而是考察：在相似的轨道导向城市结构下，不同自行车体系是否对应不同的骑行空间组织方式。</w:t>
      </w:r>
    </w:p>
    <w:p w14:paraId="320D2968" w14:textId="77777777" w:rsidR="00945AB5" w:rsidRDefault="002C25DB">
      <w:pPr>
        <w:spacing w:after="163"/>
        <w:ind w:firstLine="420"/>
      </w:pPr>
      <w:r>
        <w:rPr>
          <w:rFonts w:hint="eastAsia"/>
        </w:rPr>
        <w:t>比较不预设哪座城市“更好”，也不直接比较绝对骑行量，而是比较三层关系的形态和强弱。在节点关系维度，上海侧重考察骑行对轨道站的依赖程度、距离衰减与站口集聚，大阪在同一指标体系下进行比较；在网络关系维度，上海考察骑行离站后的延伸、连续网络与轨道稀缺区表现，大阪在同一指标体系下进行比较；在城市结构维度，上海分析中心</w:t>
      </w:r>
      <w:r>
        <w:rPr>
          <w:rFonts w:hint="eastAsia"/>
        </w:rPr>
        <w:t>/</w:t>
      </w:r>
      <w:r>
        <w:rPr>
          <w:rFonts w:hint="eastAsia"/>
        </w:rPr>
        <w:t>外围、轨道密度、</w:t>
      </w:r>
      <w:r>
        <w:rPr>
          <w:rFonts w:hint="eastAsia"/>
        </w:rPr>
        <w:t>GR/shading</w:t>
      </w:r>
      <w:r>
        <w:rPr>
          <w:rFonts w:hint="eastAsia"/>
        </w:rPr>
        <w:t>对上述关系的影响，大阪在同一指标体系下进行比较。</w:t>
      </w:r>
    </w:p>
    <w:p w14:paraId="3DFA525F" w14:textId="77777777" w:rsidR="00945AB5" w:rsidRDefault="002C25DB">
      <w:pPr>
        <w:spacing w:after="163"/>
        <w:ind w:firstLine="420"/>
      </w:pPr>
      <w:r>
        <w:rPr>
          <w:rFonts w:hint="eastAsia"/>
        </w:rPr>
        <w:t>最终可根据实证结果概括两市各自的“轨道—骑行空间组织谱系”，例如更偏</w:t>
      </w:r>
      <w:r>
        <w:rPr>
          <w:rFonts w:hint="eastAsia"/>
        </w:rPr>
        <w:t>Station-oriented</w:t>
      </w:r>
      <w:r>
        <w:rPr>
          <w:rFonts w:hint="eastAsia"/>
        </w:rPr>
        <w:t>、</w:t>
      </w:r>
      <w:r>
        <w:rPr>
          <w:rFonts w:hint="eastAsia"/>
        </w:rPr>
        <w:t>Cycling-extended</w:t>
      </w:r>
      <w:r>
        <w:rPr>
          <w:rFonts w:hint="eastAsia"/>
        </w:rPr>
        <w:t>或</w:t>
      </w:r>
      <w:r>
        <w:rPr>
          <w:rFonts w:hint="eastAsia"/>
        </w:rPr>
        <w:t>Network-filling</w:t>
      </w:r>
      <w:r>
        <w:rPr>
          <w:rFonts w:hint="eastAsia"/>
        </w:rPr>
        <w:t>，但这些应作为结果而非预设结论。</w:t>
      </w:r>
    </w:p>
    <w:p w14:paraId="4736ED50" w14:textId="77777777" w:rsidR="00945AB5" w:rsidRDefault="00945AB5">
      <w:pPr>
        <w:spacing w:after="163"/>
        <w:ind w:firstLine="420"/>
      </w:pPr>
    </w:p>
    <w:p w14:paraId="213AF7FF" w14:textId="77777777" w:rsidR="00945AB5" w:rsidRDefault="002C25DB">
      <w:pPr>
        <w:spacing w:after="163"/>
        <w:ind w:firstLine="420"/>
      </w:pPr>
      <w:r>
        <w:rPr>
          <w:rFonts w:hint="eastAsia"/>
        </w:rPr>
        <w:t>基于已识别的</w:t>
      </w:r>
      <w:r>
        <w:rPr>
          <w:rFonts w:hint="eastAsia"/>
        </w:rPr>
        <w:t>551,950</w:t>
      </w:r>
      <w:r>
        <w:rPr>
          <w:rFonts w:hint="eastAsia"/>
        </w:rPr>
        <w:t>次共享单车接驳出行，上海共享单车接驳轨道交通出行呈现出以下已验证的空间组织趋势：</w:t>
      </w:r>
    </w:p>
    <w:p w14:paraId="6E48B49F" w14:textId="77777777" w:rsidR="00945AB5" w:rsidRDefault="002C25DB">
      <w:pPr>
        <w:spacing w:after="163"/>
        <w:ind w:firstLine="420"/>
      </w:pPr>
      <w:r>
        <w:rPr>
          <w:rFonts w:hint="eastAsia"/>
        </w:rPr>
        <w:t xml:space="preserve">1. </w:t>
      </w:r>
      <w:r>
        <w:rPr>
          <w:rFonts w:hint="eastAsia"/>
        </w:rPr>
        <w:t>节点集聚特征显著：</w:t>
      </w:r>
      <w:r>
        <w:rPr>
          <w:rFonts w:hint="eastAsia"/>
        </w:rPr>
        <w:t>85%</w:t>
      </w:r>
      <w:r>
        <w:rPr>
          <w:rFonts w:hint="eastAsia"/>
        </w:rPr>
        <w:t>的接驳距离在</w:t>
      </w:r>
      <w:r>
        <w:rPr>
          <w:rFonts w:hint="eastAsia"/>
        </w:rPr>
        <w:t>1.35 km</w:t>
      </w:r>
      <w:r>
        <w:rPr>
          <w:rFonts w:hint="eastAsia"/>
        </w:rPr>
        <w:t>以内，平均</w:t>
      </w:r>
      <w:r>
        <w:rPr>
          <w:rFonts w:hint="eastAsia"/>
        </w:rPr>
        <w:t>0.88 km</w:t>
      </w:r>
      <w:r>
        <w:rPr>
          <w:rFonts w:hint="eastAsia"/>
        </w:rPr>
        <w:t>，峰值频率在</w:t>
      </w:r>
      <w:r>
        <w:rPr>
          <w:rFonts w:hint="eastAsia"/>
        </w:rPr>
        <w:t>0.5</w:t>
      </w:r>
      <w:r>
        <w:rPr>
          <w:rFonts w:hint="eastAsia"/>
        </w:rPr>
        <w:t>–</w:t>
      </w:r>
      <w:r>
        <w:rPr>
          <w:rFonts w:hint="eastAsia"/>
        </w:rPr>
        <w:t>0.6 km</w:t>
      </w:r>
      <w:r>
        <w:rPr>
          <w:rFonts w:hint="eastAsia"/>
        </w:rPr>
        <w:t>区间。站点出入口数量是影响接驳次数的首要变量（</w:t>
      </w:r>
      <w:r>
        <w:rPr>
          <w:rFonts w:hint="eastAsia"/>
        </w:rPr>
        <w:t>RI=26.3%</w:t>
      </w:r>
      <w:r>
        <w:rPr>
          <w:rFonts w:hint="eastAsia"/>
        </w:rPr>
        <w:t>），站口可达性直接决定节点吸附范围。</w:t>
      </w:r>
    </w:p>
    <w:p w14:paraId="7646206F" w14:textId="77777777" w:rsidR="00945AB5" w:rsidRDefault="002C25DB">
      <w:pPr>
        <w:spacing w:after="163"/>
        <w:ind w:firstLine="420"/>
      </w:pPr>
      <w:r>
        <w:rPr>
          <w:rFonts w:hint="eastAsia"/>
        </w:rPr>
        <w:t xml:space="preserve">2. </w:t>
      </w:r>
      <w:r>
        <w:rPr>
          <w:rFonts w:hint="eastAsia"/>
        </w:rPr>
        <w:t>中心—外围分化明确：外环以内城市中心区接驳出行明显多于外围地区，骑行次数集中在浦西静安寺、南京东路、南京西路及浦东陆家嘴等商业商务区。中心区共享单车与网约车在短距离接驳上存在竞争；外围地区二者形成互补。</w:t>
      </w:r>
    </w:p>
    <w:p w14:paraId="7B573915" w14:textId="77777777" w:rsidR="00945AB5" w:rsidRDefault="002C25DB">
      <w:pPr>
        <w:spacing w:after="163"/>
        <w:ind w:firstLine="420"/>
      </w:pPr>
      <w:r>
        <w:rPr>
          <w:rFonts w:hint="eastAsia"/>
        </w:rPr>
        <w:t xml:space="preserve">3. </w:t>
      </w:r>
      <w:r>
        <w:rPr>
          <w:rFonts w:hint="eastAsia"/>
        </w:rPr>
        <w:t>建成环境非线性塑造：距市中心距离（</w:t>
      </w:r>
      <w:r>
        <w:rPr>
          <w:rFonts w:hint="eastAsia"/>
        </w:rPr>
        <w:t>RI=13.5%</w:t>
      </w:r>
      <w:r>
        <w:rPr>
          <w:rFonts w:hint="eastAsia"/>
        </w:rPr>
        <w:t>）、支路网密度（</w:t>
      </w:r>
      <w:r>
        <w:rPr>
          <w:rFonts w:hint="eastAsia"/>
        </w:rPr>
        <w:t>RI=12.7%</w:t>
      </w:r>
      <w:r>
        <w:rPr>
          <w:rFonts w:hint="eastAsia"/>
        </w:rPr>
        <w:t>，阈值</w:t>
      </w:r>
      <w:r>
        <w:rPr>
          <w:rFonts w:hint="eastAsia"/>
        </w:rPr>
        <w:t>5.2 km/km</w:t>
      </w:r>
      <w:r>
        <w:rPr>
          <w:rFonts w:hint="eastAsia"/>
        </w:rPr>
        <w:t>²）、容积率（</w:t>
      </w:r>
      <w:r>
        <w:rPr>
          <w:rFonts w:hint="eastAsia"/>
        </w:rPr>
        <w:t>RI=12.1%</w:t>
      </w:r>
      <w:r>
        <w:rPr>
          <w:rFonts w:hint="eastAsia"/>
        </w:rPr>
        <w:t>，峰值</w:t>
      </w:r>
      <w:r>
        <w:rPr>
          <w:rFonts w:hint="eastAsia"/>
        </w:rPr>
        <w:t>1.0</w:t>
      </w:r>
      <w:r>
        <w:rPr>
          <w:rFonts w:hint="eastAsia"/>
        </w:rPr>
        <w:t>–</w:t>
      </w:r>
      <w:r>
        <w:rPr>
          <w:rFonts w:hint="eastAsia"/>
        </w:rPr>
        <w:t>2.0</w:t>
      </w:r>
      <w:r>
        <w:rPr>
          <w:rFonts w:hint="eastAsia"/>
        </w:rPr>
        <w:t>）等变量对接驳次数具有显著非线性影响，不同城市结构条件下骑行空间组织机制存在差异。</w:t>
      </w:r>
    </w:p>
    <w:p w14:paraId="5C35D715" w14:textId="77777777" w:rsidR="00945AB5" w:rsidRDefault="002C25DB">
      <w:pPr>
        <w:spacing w:after="163"/>
        <w:ind w:firstLine="420"/>
      </w:pPr>
      <w:r>
        <w:rPr>
          <w:rFonts w:hint="eastAsia"/>
        </w:rPr>
        <w:t xml:space="preserve">4. </w:t>
      </w:r>
      <w:r>
        <w:rPr>
          <w:rFonts w:hint="eastAsia"/>
        </w:rPr>
        <w:t>街道骑行品质的人本视角补充：在内环</w:t>
      </w:r>
      <w:r>
        <w:rPr>
          <w:rFonts w:hint="eastAsia"/>
        </w:rPr>
        <w:t>90</w:t>
      </w:r>
      <w:r>
        <w:rPr>
          <w:rFonts w:hint="eastAsia"/>
        </w:rPr>
        <w:t>个站点的微观分析中，可骑行性（非机动车道连续性）和可达性（目的地丰富度）是影响共享单车接驳的显著因素，而安全性和舒适性未达显著——表明共享单车接驳以</w:t>
      </w:r>
      <w:r>
        <w:rPr>
          <w:rFonts w:hint="eastAsia"/>
        </w:rPr>
        <w:t>"</w:t>
      </w:r>
      <w:r>
        <w:rPr>
          <w:rFonts w:hint="eastAsia"/>
        </w:rPr>
        <w:t>路权保障和可达优先</w:t>
      </w:r>
      <w:r>
        <w:rPr>
          <w:rFonts w:hint="eastAsia"/>
        </w:rPr>
        <w:t>"</w:t>
      </w:r>
      <w:r>
        <w:rPr>
          <w:rFonts w:hint="eastAsia"/>
        </w:rPr>
        <w:t>的实用主义原则为主导。</w:t>
      </w:r>
      <w:r>
        <w:rPr>
          <w:rFonts w:hint="eastAsia"/>
        </w:rPr>
        <w:t>80.8%</w:t>
      </w:r>
      <w:r>
        <w:rPr>
          <w:rFonts w:hint="eastAsia"/>
        </w:rPr>
        <w:t>的内环街道为机非混合，骑行路权保障不足是制约骑行网络延伸的关键瓶颈。</w:t>
      </w:r>
    </w:p>
    <w:p w14:paraId="18893598" w14:textId="77777777" w:rsidR="00945AB5" w:rsidRDefault="002C25DB">
      <w:pPr>
        <w:pStyle w:val="Heading1"/>
        <w:numPr>
          <w:ilvl w:val="0"/>
          <w:numId w:val="0"/>
        </w:numPr>
        <w:spacing w:after="65"/>
      </w:pPr>
      <w:r>
        <w:rPr>
          <w:rFonts w:hint="eastAsia"/>
        </w:rPr>
        <w:t xml:space="preserve">6  </w:t>
      </w:r>
      <w:r>
        <w:rPr>
          <w:rFonts w:hint="eastAsia"/>
        </w:rPr>
        <w:t>面向中国</w:t>
      </w:r>
      <w:r>
        <w:rPr>
          <w:rFonts w:hint="eastAsia"/>
        </w:rPr>
        <w:t>TOD</w:t>
      </w:r>
      <w:r>
        <w:rPr>
          <w:rFonts w:hint="eastAsia"/>
        </w:rPr>
        <w:t>的规划启示</w:t>
      </w:r>
    </w:p>
    <w:p w14:paraId="62D9D073" w14:textId="77777777" w:rsidR="00945AB5" w:rsidRDefault="002C25DB">
      <w:pPr>
        <w:spacing w:after="163"/>
        <w:ind w:firstLine="420"/>
      </w:pPr>
      <w:r>
        <w:rPr>
          <w:rFonts w:hint="eastAsia"/>
        </w:rPr>
        <w:t>从“站口接驳”转向多功能认识：骑行可能同时承担节点接驳、站区延伸和轨道补网，不同地区需要不同的</w:t>
      </w:r>
      <w:r>
        <w:rPr>
          <w:rFonts w:hint="eastAsia"/>
        </w:rPr>
        <w:t>bike-and-rail</w:t>
      </w:r>
      <w:r>
        <w:rPr>
          <w:rFonts w:hint="eastAsia"/>
        </w:rPr>
        <w:t>策略。</w:t>
      </w:r>
    </w:p>
    <w:p w14:paraId="591EA983" w14:textId="77777777" w:rsidR="00945AB5" w:rsidRDefault="002C25DB">
      <w:pPr>
        <w:spacing w:after="163"/>
        <w:ind w:firstLine="420"/>
      </w:pPr>
      <w:r>
        <w:rPr>
          <w:rFonts w:hint="eastAsia"/>
        </w:rPr>
        <w:t>从固定</w:t>
      </w:r>
      <w:r>
        <w:rPr>
          <w:rFonts w:hint="eastAsia"/>
        </w:rPr>
        <w:t>800 m</w:t>
      </w:r>
      <w:r>
        <w:rPr>
          <w:rFonts w:hint="eastAsia"/>
        </w:rPr>
        <w:t>站区转向功能性骑行腹地：保留步行核心区，同时依据真实骑行网络、道路连续性和设施条件识别</w:t>
      </w:r>
      <w:r>
        <w:rPr>
          <w:rFonts w:hint="eastAsia"/>
        </w:rPr>
        <w:t>cycling-extended transit catchment</w:t>
      </w:r>
      <w:r>
        <w:rPr>
          <w:rFonts w:hint="eastAsia"/>
        </w:rPr>
        <w:t>。</w:t>
      </w:r>
    </w:p>
    <w:p w14:paraId="0859E959" w14:textId="77777777" w:rsidR="00945AB5" w:rsidRDefault="002C25DB">
      <w:pPr>
        <w:spacing w:after="163"/>
        <w:ind w:firstLine="420"/>
      </w:pPr>
      <w:r>
        <w:rPr>
          <w:rFonts w:hint="eastAsia"/>
        </w:rPr>
        <w:lastRenderedPageBreak/>
        <w:t>从“只围绕车站规划”转向“双向识别”：不仅从车站向外布局骑行设施，也从已有高强度骑行网络反向识别应优先连接轨道的社区与走廊。</w:t>
      </w:r>
    </w:p>
    <w:p w14:paraId="7C59BE3D" w14:textId="77777777" w:rsidR="00945AB5" w:rsidRDefault="002C25DB">
      <w:pPr>
        <w:spacing w:after="163"/>
        <w:ind w:firstLine="420"/>
      </w:pPr>
      <w:r>
        <w:rPr>
          <w:rFonts w:hint="eastAsia"/>
        </w:rPr>
        <w:t>中心与外围不采用同一模板：若外围地区呈现明显</w:t>
      </w:r>
      <w:r>
        <w:rPr>
          <w:rFonts w:hint="eastAsia"/>
        </w:rPr>
        <w:t>Network-filling</w:t>
      </w:r>
      <w:r>
        <w:rPr>
          <w:rFonts w:hint="eastAsia"/>
        </w:rPr>
        <w:t>功能，可优先通过连续骑行廊道连接低密度社区与轨道节点，而非机械复制中心区高密度</w:t>
      </w:r>
      <w:r>
        <w:rPr>
          <w:rFonts w:hint="eastAsia"/>
        </w:rPr>
        <w:t>TOD</w:t>
      </w:r>
      <w:r>
        <w:rPr>
          <w:rFonts w:hint="eastAsia"/>
        </w:rPr>
        <w:t>模式。</w:t>
      </w:r>
    </w:p>
    <w:p w14:paraId="19E4323C" w14:textId="77777777" w:rsidR="00945AB5" w:rsidRDefault="002C25DB">
      <w:pPr>
        <w:spacing w:after="163"/>
        <w:ind w:firstLine="420"/>
      </w:pPr>
      <w:r>
        <w:rPr>
          <w:rFonts w:hint="eastAsia"/>
        </w:rPr>
        <w:t>TOD</w:t>
      </w:r>
      <w:r>
        <w:rPr>
          <w:rFonts w:hint="eastAsia"/>
        </w:rPr>
        <w:t>评价加入网络指标：除车站周边停车和骑行量外，可增加</w:t>
      </w:r>
      <w:r>
        <w:rPr>
          <w:rFonts w:hint="eastAsia"/>
        </w:rPr>
        <w:t>Station dependence</w:t>
      </w:r>
      <w:r>
        <w:rPr>
          <w:rFonts w:hint="eastAsia"/>
        </w:rPr>
        <w:t>、</w:t>
      </w:r>
      <w:r>
        <w:rPr>
          <w:rFonts w:hint="eastAsia"/>
        </w:rPr>
        <w:t>Cycling catchment extension</w:t>
      </w:r>
      <w:r>
        <w:rPr>
          <w:rFonts w:hint="eastAsia"/>
        </w:rPr>
        <w:t>、</w:t>
      </w:r>
      <w:r>
        <w:rPr>
          <w:rFonts w:hint="eastAsia"/>
        </w:rPr>
        <w:t>Network continuity</w:t>
      </w:r>
      <w:r>
        <w:rPr>
          <w:rFonts w:hint="eastAsia"/>
        </w:rPr>
        <w:t>以及低轨道可达—高骑行区域占比。</w:t>
      </w:r>
    </w:p>
    <w:p w14:paraId="6267D5E0" w14:textId="77777777" w:rsidR="00945AB5" w:rsidRDefault="002C25DB">
      <w:pPr>
        <w:pStyle w:val="Heading1"/>
        <w:numPr>
          <w:ilvl w:val="0"/>
          <w:numId w:val="0"/>
        </w:numPr>
        <w:spacing w:after="65"/>
      </w:pPr>
      <w:r>
        <w:rPr>
          <w:rFonts w:hint="eastAsia"/>
        </w:rPr>
        <w:t>参考文献</w:t>
      </w:r>
    </w:p>
    <w:p w14:paraId="4484E76A" w14:textId="77777777" w:rsidR="00945AB5" w:rsidRDefault="002C25DB">
      <w:pPr>
        <w:pStyle w:val="a3"/>
        <w:spacing w:after="97"/>
        <w:ind w:firstLine="420"/>
      </w:pPr>
      <w:r>
        <w:rPr>
          <w:rFonts w:hint="eastAsia"/>
        </w:rPr>
        <w:t>[1] Zhang, Ming.</w:t>
      </w:r>
      <w:del w:id="95" w:author="" w:date="2026-09-29T16:12:00Z">
        <w:r>
          <w:rPr>
            <w:rFonts w:hint="eastAsia"/>
          </w:rPr>
          <w:delText xml:space="preserve"> </w:delText>
        </w:r>
      </w:del>
      <w:r>
        <w:rPr>
          <w:rFonts w:hint="eastAsia"/>
        </w:rPr>
        <w:t>“</w:t>
      </w:r>
      <w:r>
        <w:rPr>
          <w:rFonts w:hint="eastAsia"/>
        </w:rPr>
        <w:t>Next-Gen TOD: Transforming Transit Oriented Development to Embrace New Challenges and Opportunities.</w:t>
      </w:r>
      <w:r>
        <w:rPr>
          <w:rFonts w:hint="eastAsia"/>
        </w:rPr>
        <w:t>”</w:t>
      </w:r>
      <w:r>
        <w:rPr>
          <w:rFonts w:hint="eastAsia"/>
        </w:rPr>
        <w:t xml:space="preserve"> Urban Rail Transit (2025): 1-14.</w:t>
      </w:r>
    </w:p>
    <w:p w14:paraId="39AE9CB5" w14:textId="77777777" w:rsidR="00945AB5" w:rsidRDefault="002C25DB">
      <w:pPr>
        <w:pStyle w:val="a3"/>
        <w:spacing w:after="97"/>
        <w:ind w:firstLine="420"/>
      </w:pPr>
      <w:r>
        <w:rPr>
          <w:rFonts w:hint="eastAsia"/>
        </w:rPr>
        <w:t xml:space="preserve">[2] </w:t>
      </w:r>
      <w:r>
        <w:rPr>
          <w:rFonts w:hint="eastAsia"/>
        </w:rPr>
        <w:t>张纯，黎雪莹</w:t>
      </w:r>
      <w:r>
        <w:rPr>
          <w:rFonts w:hint="eastAsia"/>
        </w:rPr>
        <w:t xml:space="preserve">. </w:t>
      </w:r>
      <w:r>
        <w:rPr>
          <w:rFonts w:hint="eastAsia"/>
        </w:rPr>
        <w:t>多维度多尺度的</w:t>
      </w:r>
      <w:r>
        <w:rPr>
          <w:rFonts w:hint="eastAsia"/>
        </w:rPr>
        <w:t>TOD</w:t>
      </w:r>
      <w:r>
        <w:rPr>
          <w:rFonts w:hint="eastAsia"/>
        </w:rPr>
        <w:t>理论趋势及在发展中国家的应用实践</w:t>
      </w:r>
      <w:r>
        <w:rPr>
          <w:rFonts w:hint="eastAsia"/>
        </w:rPr>
        <w:t xml:space="preserve">[J]. </w:t>
      </w:r>
      <w:r>
        <w:rPr>
          <w:rFonts w:hint="eastAsia"/>
        </w:rPr>
        <w:t>国际城市规划</w:t>
      </w:r>
      <w:r>
        <w:rPr>
          <w:rFonts w:hint="eastAsia"/>
        </w:rPr>
        <w:t>, 2023. DOI: 10.19830/j.upi.2023.156.</w:t>
      </w:r>
    </w:p>
    <w:p w14:paraId="7ABEA55D" w14:textId="77777777" w:rsidR="00945AB5" w:rsidRDefault="002C25DB">
      <w:pPr>
        <w:pStyle w:val="a3"/>
        <w:spacing w:after="97"/>
        <w:ind w:firstLine="420"/>
      </w:pPr>
      <w:r>
        <w:rPr>
          <w:rFonts w:hint="eastAsia"/>
        </w:rPr>
        <w:t>[3] Ma T, Liu C, Erdo</w:t>
      </w:r>
      <w:r>
        <w:rPr>
          <w:rFonts w:hint="eastAsia"/>
        </w:rPr>
        <w:t>ğ</w:t>
      </w:r>
      <w:r>
        <w:rPr>
          <w:rFonts w:hint="eastAsia"/>
        </w:rPr>
        <w:t xml:space="preserve">an S. Bicycle sharing and public transit: Does Capital Bikeshare affect Metrorail ridership in Washington, </w:t>
      </w:r>
      <w:proofErr w:type="gramStart"/>
      <w:r>
        <w:rPr>
          <w:rFonts w:hint="eastAsia"/>
        </w:rPr>
        <w:t>D.C.?[</w:t>
      </w:r>
      <w:proofErr w:type="gramEnd"/>
      <w:r>
        <w:rPr>
          <w:rFonts w:hint="eastAsia"/>
        </w:rPr>
        <w:t>J]. Transportation Research Record, 2015, 2534(1): 1-9.</w:t>
      </w:r>
    </w:p>
    <w:p w14:paraId="7EDAEA46" w14:textId="77777777" w:rsidR="00945AB5" w:rsidRDefault="002C25DB">
      <w:pPr>
        <w:pStyle w:val="a3"/>
        <w:spacing w:after="97"/>
        <w:ind w:firstLine="420"/>
      </w:pPr>
      <w:r>
        <w:rPr>
          <w:rFonts w:hint="eastAsia"/>
        </w:rPr>
        <w:t>[4] Lin D, Zhang Y, Zhu R, et al. The analysis of catchment areas of metro stations using trajectory data generated by dockless shared bikes[J]. Sustainable Cities and Society, 2019, 49: 101598.</w:t>
      </w:r>
    </w:p>
    <w:p w14:paraId="2F5A8B9F" w14:textId="77777777" w:rsidR="00945AB5" w:rsidRDefault="002C25DB">
      <w:pPr>
        <w:pStyle w:val="a3"/>
        <w:spacing w:after="97"/>
        <w:ind w:firstLine="420"/>
      </w:pPr>
      <w:r>
        <w:t>[</w:t>
      </w:r>
      <w:r>
        <w:rPr>
          <w:rFonts w:hint="eastAsia"/>
        </w:rPr>
        <w:t>5</w:t>
      </w:r>
      <w:r>
        <w:t>]</w:t>
      </w:r>
      <w:r>
        <w:rPr>
          <w:rFonts w:hint="eastAsia"/>
        </w:rPr>
        <w:t xml:space="preserve"> </w:t>
      </w:r>
      <w:r>
        <w:rPr>
          <w:rFonts w:hint="eastAsia"/>
        </w:rPr>
        <w:t>陈越</w:t>
      </w:r>
      <w:r>
        <w:rPr>
          <w:rFonts w:hint="eastAsia"/>
        </w:rPr>
        <w:t>,</w:t>
      </w:r>
      <w:r>
        <w:rPr>
          <w:rFonts w:hint="eastAsia"/>
        </w:rPr>
        <w:t>贾顺平</w:t>
      </w:r>
      <w:r>
        <w:rPr>
          <w:rFonts w:hint="eastAsia"/>
        </w:rPr>
        <w:t>,</w:t>
      </w:r>
      <w:r>
        <w:rPr>
          <w:rFonts w:hint="eastAsia"/>
        </w:rPr>
        <w:t>季千喜</w:t>
      </w:r>
      <w:r>
        <w:rPr>
          <w:rFonts w:hint="eastAsia"/>
        </w:rPr>
        <w:t>,</w:t>
      </w:r>
      <w:r>
        <w:rPr>
          <w:rFonts w:hint="eastAsia"/>
        </w:rPr>
        <w:t>等</w:t>
      </w:r>
      <w:r>
        <w:rPr>
          <w:rFonts w:hint="eastAsia"/>
        </w:rPr>
        <w:t>.</w:t>
      </w:r>
      <w:r>
        <w:rPr>
          <w:rFonts w:hint="eastAsia"/>
        </w:rPr>
        <w:t>地铁站点类型视角下建成环境对共享单车接驳比例的影响</w:t>
      </w:r>
      <w:r>
        <w:rPr>
          <w:rFonts w:hint="eastAsia"/>
        </w:rPr>
        <w:t>[J].</w:t>
      </w:r>
      <w:r>
        <w:rPr>
          <w:rFonts w:hint="eastAsia"/>
        </w:rPr>
        <w:t>交通运输系统工程与信息</w:t>
      </w:r>
      <w:r>
        <w:rPr>
          <w:rFonts w:hint="eastAsia"/>
        </w:rPr>
        <w:t>,2026,26(3</w:t>
      </w:r>
      <w:proofErr w:type="gramStart"/>
      <w:r>
        <w:rPr>
          <w:rFonts w:hint="eastAsia"/>
        </w:rPr>
        <w:t>):134-143.DOI</w:t>
      </w:r>
      <w:proofErr w:type="gramEnd"/>
      <w:r>
        <w:rPr>
          <w:rFonts w:hint="eastAsia"/>
        </w:rPr>
        <w:t>:10.16097/j.cnki.1009-6744.2026.03.013.</w:t>
      </w:r>
    </w:p>
    <w:p w14:paraId="3FAB26E8" w14:textId="77777777" w:rsidR="00945AB5" w:rsidRDefault="002C25DB">
      <w:pPr>
        <w:pStyle w:val="a3"/>
        <w:spacing w:after="97"/>
        <w:ind w:firstLine="420"/>
      </w:pPr>
      <w:r>
        <w:rPr>
          <w:rFonts w:hint="eastAsia"/>
        </w:rPr>
        <w:t xml:space="preserve">[6] </w:t>
      </w:r>
      <w:r>
        <w:rPr>
          <w:rFonts w:hint="eastAsia"/>
        </w:rPr>
        <w:t>王珏玉</w:t>
      </w:r>
      <w:r>
        <w:rPr>
          <w:rFonts w:hint="eastAsia"/>
        </w:rPr>
        <w:t xml:space="preserve">. </w:t>
      </w:r>
      <w:r>
        <w:rPr>
          <w:rFonts w:hint="eastAsia"/>
        </w:rPr>
        <w:t>共享单车与公共交通的关系：文献综述</w:t>
      </w:r>
      <w:r>
        <w:rPr>
          <w:rFonts w:hint="eastAsia"/>
        </w:rPr>
        <w:t xml:space="preserve">[J]. </w:t>
      </w:r>
      <w:r>
        <w:rPr>
          <w:rFonts w:hint="eastAsia"/>
        </w:rPr>
        <w:t>上海城市规划</w:t>
      </w:r>
      <w:r>
        <w:rPr>
          <w:rFonts w:hint="eastAsia"/>
        </w:rPr>
        <w:t>, 2020(5): 41-45. DOI: 10.11982/j.supr.20200507.</w:t>
      </w:r>
    </w:p>
    <w:p w14:paraId="24006B73" w14:textId="77777777" w:rsidR="00945AB5" w:rsidRDefault="002C25DB">
      <w:pPr>
        <w:pStyle w:val="a3"/>
        <w:spacing w:after="97"/>
        <w:ind w:firstLine="420"/>
      </w:pPr>
      <w:r>
        <w:rPr>
          <w:rFonts w:hint="eastAsia"/>
        </w:rPr>
        <w:t>[7] Kager R, Bertolini L, te Brömmelstroet M. Characterisation of and reflections on the synergy of bicycles and public transport[J]. Transportation Research Part A, 2016, 85: 208-219. DOI: 10.1016/j.tra.2016.01.015.</w:t>
      </w:r>
    </w:p>
    <w:p w14:paraId="3F26D419" w14:textId="77777777" w:rsidR="00945AB5" w:rsidRDefault="002C25DB">
      <w:pPr>
        <w:pStyle w:val="a3"/>
        <w:spacing w:after="97"/>
        <w:ind w:firstLine="420"/>
      </w:pPr>
      <w:r>
        <w:rPr>
          <w:rFonts w:hint="eastAsia"/>
        </w:rPr>
        <w:t>[8] Kosmidis I, M</w:t>
      </w:r>
      <w:r>
        <w:rPr>
          <w:rFonts w:hint="eastAsia"/>
        </w:rPr>
        <w:t>ü</w:t>
      </w:r>
      <w:r>
        <w:rPr>
          <w:rFonts w:hint="eastAsia"/>
        </w:rPr>
        <w:t>ller-Eie D. The synergy of bicycles and public transport: A systematic literature review[J]. Transport Reviews, 2024, 44(1): 34-68. DOI: 10.1080/01441647.2023.2222911.</w:t>
      </w:r>
    </w:p>
    <w:p w14:paraId="4FA39B32" w14:textId="77777777" w:rsidR="00945AB5" w:rsidRDefault="002C25DB">
      <w:pPr>
        <w:pStyle w:val="a3"/>
        <w:spacing w:after="97"/>
        <w:ind w:firstLine="420"/>
      </w:pPr>
      <w:r>
        <w:rPr>
          <w:rFonts w:hint="eastAsia"/>
        </w:rPr>
        <w:t>[9] Schön P, Heinen E, Manum B. A scoping review on cycling network connectivity and its effects on cycling[J]. Transport Reviews, 2024, 44(4): 912-936. DOI: 10.1080/01441647.2024.2337880.</w:t>
      </w:r>
    </w:p>
    <w:p w14:paraId="5285BE61" w14:textId="77777777" w:rsidR="00945AB5" w:rsidRDefault="002C25DB">
      <w:pPr>
        <w:pStyle w:val="a3"/>
        <w:spacing w:after="97"/>
        <w:ind w:firstLine="420"/>
      </w:pPr>
      <w:r>
        <w:rPr>
          <w:rFonts w:hint="eastAsia"/>
        </w:rPr>
        <w:t>[10] Raturi V, McArthur D P, Hong J. Re-examining the role of street network configuration on bicycle commuting using crowdsourced data[J]. Journal of Transport Geography, 2024, 120: 103989. DOI: 10.1016/j.jtrangeo.2024.103989.</w:t>
      </w:r>
    </w:p>
    <w:p w14:paraId="6FE57AAF" w14:textId="77777777" w:rsidR="00945AB5" w:rsidRDefault="002C25DB">
      <w:pPr>
        <w:pStyle w:val="a3"/>
        <w:spacing w:after="97"/>
        <w:ind w:firstLine="420"/>
      </w:pPr>
      <w:r>
        <w:rPr>
          <w:rFonts w:hint="eastAsia"/>
        </w:rPr>
        <w:t>[11] Spierenburg L, van Lint J W, van Oort N. Synergizing cycling and transit: Strategic placement of cycling infrastructure to enhance job accessibility[J]. Journal of Transport Geography, 2024, 116: 103861. DOI: 10.1016/j.jtrangeo.2024.103861.</w:t>
      </w:r>
    </w:p>
    <w:p w14:paraId="51A0778C" w14:textId="77777777" w:rsidR="00945AB5" w:rsidRDefault="002C25DB">
      <w:pPr>
        <w:pStyle w:val="a3"/>
        <w:spacing w:after="97"/>
        <w:ind w:firstLine="420"/>
      </w:pPr>
      <w:r>
        <w:rPr>
          <w:rFonts w:hint="eastAsia"/>
        </w:rPr>
        <w:t xml:space="preserve">[12] </w:t>
      </w:r>
      <w:r>
        <w:rPr>
          <w:rFonts w:hint="eastAsia"/>
        </w:rPr>
        <w:t>邓亚娟</w:t>
      </w:r>
      <w:r>
        <w:rPr>
          <w:rFonts w:hint="eastAsia"/>
        </w:rPr>
        <w:t>,</w:t>
      </w:r>
      <w:r>
        <w:rPr>
          <w:rFonts w:hint="eastAsia"/>
        </w:rPr>
        <w:t>刘霜</w:t>
      </w:r>
      <w:r>
        <w:rPr>
          <w:rFonts w:hint="eastAsia"/>
        </w:rPr>
        <w:t>,</w:t>
      </w:r>
      <w:r>
        <w:rPr>
          <w:rFonts w:hint="eastAsia"/>
        </w:rPr>
        <w:t>白钰</w:t>
      </w:r>
      <w:r>
        <w:rPr>
          <w:rFonts w:hint="eastAsia"/>
        </w:rPr>
        <w:t>,</w:t>
      </w:r>
      <w:r>
        <w:rPr>
          <w:rFonts w:hint="eastAsia"/>
        </w:rPr>
        <w:t>等</w:t>
      </w:r>
      <w:r>
        <w:rPr>
          <w:rFonts w:hint="eastAsia"/>
        </w:rPr>
        <w:t>.</w:t>
      </w:r>
      <w:r>
        <w:rPr>
          <w:rFonts w:hint="eastAsia"/>
        </w:rPr>
        <w:t>共享单车与公共交通多元关系分类及阈值研究</w:t>
      </w:r>
      <w:r>
        <w:rPr>
          <w:rFonts w:hint="eastAsia"/>
        </w:rPr>
        <w:t>[J].</w:t>
      </w:r>
      <w:r>
        <w:rPr>
          <w:rFonts w:hint="eastAsia"/>
        </w:rPr>
        <w:t>交通运输系统工程与信息</w:t>
      </w:r>
      <w:r>
        <w:rPr>
          <w:rFonts w:hint="eastAsia"/>
        </w:rPr>
        <w:t>,2024,24(2</w:t>
      </w:r>
      <w:proofErr w:type="gramStart"/>
      <w:r>
        <w:rPr>
          <w:rFonts w:hint="eastAsia"/>
        </w:rPr>
        <w:t>):208-216.DOI</w:t>
      </w:r>
      <w:proofErr w:type="gramEnd"/>
      <w:r>
        <w:rPr>
          <w:rFonts w:hint="eastAsia"/>
        </w:rPr>
        <w:t xml:space="preserve">:10.16097/j.cnki.1009-6744.2024.02.021. </w:t>
      </w:r>
    </w:p>
    <w:p w14:paraId="141705F6" w14:textId="77777777" w:rsidR="00945AB5" w:rsidRDefault="002C25DB">
      <w:pPr>
        <w:pStyle w:val="a3"/>
        <w:spacing w:after="97"/>
        <w:ind w:firstLine="420"/>
      </w:pPr>
      <w:r>
        <w:rPr>
          <w:rFonts w:hint="eastAsia"/>
        </w:rPr>
        <w:t xml:space="preserve">[13] Boura G, Ferguson N S. Incorporating geographic interdependencies into the resilience assessment </w:t>
      </w:r>
      <w:r>
        <w:rPr>
          <w:rFonts w:hint="eastAsia"/>
        </w:rPr>
        <w:lastRenderedPageBreak/>
        <w:t>of multimodal public transport networks[J]. Journal of Transport Geography, 2024, 118: 103934. DOI: 10.1016/j.jtrangeo.2024.103934.</w:t>
      </w:r>
    </w:p>
    <w:p w14:paraId="524C6883" w14:textId="77777777" w:rsidR="00945AB5" w:rsidRDefault="002C25DB">
      <w:pPr>
        <w:pStyle w:val="a3"/>
        <w:spacing w:after="97"/>
        <w:ind w:firstLine="420"/>
      </w:pPr>
      <w:r>
        <w:rPr>
          <w:rFonts w:hint="eastAsia"/>
        </w:rPr>
        <w:t>[14] Cheng J, Chen Z. The linkages between high-speed rail network structure and inter-city human mobility patterns: A dual-network approach[J]. Transport Policy, 2026, 181: 104066. DOI: 10.1016/j.tranpol.2026.104066.</w:t>
      </w:r>
    </w:p>
    <w:p w14:paraId="585241A1" w14:textId="77777777" w:rsidR="00945AB5" w:rsidRDefault="002C25DB">
      <w:pPr>
        <w:pStyle w:val="a3"/>
        <w:spacing w:after="97"/>
        <w:ind w:firstLine="420"/>
      </w:pPr>
      <w:r>
        <w:rPr>
          <w:rFonts w:hint="eastAsia"/>
        </w:rPr>
        <w:t xml:space="preserve">[15] </w:t>
      </w:r>
      <w:r>
        <w:rPr>
          <w:rFonts w:hint="eastAsia"/>
        </w:rPr>
        <w:t>张豫徽</w:t>
      </w:r>
      <w:r>
        <w:rPr>
          <w:rFonts w:hint="eastAsia"/>
        </w:rPr>
        <w:t>,</w:t>
      </w:r>
      <w:r>
        <w:rPr>
          <w:rFonts w:hint="eastAsia"/>
        </w:rPr>
        <w:t>曹钰</w:t>
      </w:r>
      <w:r>
        <w:rPr>
          <w:rFonts w:hint="eastAsia"/>
        </w:rPr>
        <w:t>,</w:t>
      </w:r>
      <w:r>
        <w:rPr>
          <w:rFonts w:hint="eastAsia"/>
        </w:rPr>
        <w:t>季彦婕</w:t>
      </w:r>
      <w:r>
        <w:rPr>
          <w:rFonts w:hint="eastAsia"/>
        </w:rPr>
        <w:t>.</w:t>
      </w:r>
      <w:r>
        <w:rPr>
          <w:rFonts w:hint="eastAsia"/>
        </w:rPr>
        <w:t>基于共享单车接驳的城市轨道交通站点可达性评估方法</w:t>
      </w:r>
      <w:r>
        <w:rPr>
          <w:rFonts w:hint="eastAsia"/>
        </w:rPr>
        <w:t>[J].</w:t>
      </w:r>
      <w:r>
        <w:rPr>
          <w:rFonts w:hint="eastAsia"/>
        </w:rPr>
        <w:t>城市轨道交通研究</w:t>
      </w:r>
      <w:r>
        <w:rPr>
          <w:rFonts w:hint="eastAsia"/>
        </w:rPr>
        <w:t>,2024,27(3):87-91.DOI:10.16037/j.1007-869x.2024.03.016.</w:t>
      </w:r>
    </w:p>
    <w:p w14:paraId="66ACA7BC" w14:textId="77777777" w:rsidR="00945AB5" w:rsidRDefault="002C25DB">
      <w:pPr>
        <w:pStyle w:val="a3"/>
        <w:spacing w:after="97"/>
        <w:ind w:firstLine="420"/>
      </w:pPr>
      <w:r>
        <w:rPr>
          <w:rFonts w:hint="eastAsia"/>
        </w:rPr>
        <w:t>[16] Lin J-J, Zhao P, Takada K, et al. Built environment and public bike usage for metro access: A comparison of neighborhoods in Beijing, Taipei, and Tokyo[J]. Transportation Research Part D, 2018, 63: 209-221. DOI: 10.1016/j.trd.2018.05.007.</w:t>
      </w:r>
    </w:p>
    <w:p w14:paraId="08ABC6DE" w14:textId="77777777" w:rsidR="00945AB5" w:rsidRDefault="002C25DB">
      <w:pPr>
        <w:pStyle w:val="a3"/>
        <w:spacing w:after="97"/>
        <w:ind w:firstLine="420"/>
      </w:pPr>
      <w:r>
        <w:rPr>
          <w:rFonts w:hint="eastAsia"/>
        </w:rPr>
        <w:t xml:space="preserve">[17] </w:t>
      </w:r>
      <w:r>
        <w:rPr>
          <w:rFonts w:hint="eastAsia"/>
        </w:rPr>
        <w:t>鲁大铭</w:t>
      </w:r>
      <w:r>
        <w:rPr>
          <w:rFonts w:hint="eastAsia"/>
        </w:rPr>
        <w:t>,</w:t>
      </w:r>
      <w:r>
        <w:rPr>
          <w:rFonts w:hint="eastAsia"/>
        </w:rPr>
        <w:t>赵雅静</w:t>
      </w:r>
      <w:r>
        <w:rPr>
          <w:rFonts w:hint="eastAsia"/>
        </w:rPr>
        <w:t>,</w:t>
      </w:r>
      <w:r>
        <w:rPr>
          <w:rFonts w:hint="eastAsia"/>
        </w:rPr>
        <w:t>张文佳</w:t>
      </w:r>
      <w:r>
        <w:rPr>
          <w:rFonts w:hint="eastAsia"/>
        </w:rPr>
        <w:t>.</w:t>
      </w:r>
      <w:r>
        <w:rPr>
          <w:rFonts w:hint="eastAsia"/>
        </w:rPr>
        <w:t>中西方城市建成环境与出行行为研究比较</w:t>
      </w:r>
      <w:r>
        <w:rPr>
          <w:rFonts w:hint="eastAsia"/>
        </w:rPr>
        <w:t>[J].</w:t>
      </w:r>
      <w:r>
        <w:rPr>
          <w:rFonts w:hint="eastAsia"/>
        </w:rPr>
        <w:t>国际城市规划</w:t>
      </w:r>
      <w:r>
        <w:rPr>
          <w:rFonts w:hint="eastAsia"/>
        </w:rPr>
        <w:t>,2023,38(6</w:t>
      </w:r>
      <w:proofErr w:type="gramStart"/>
      <w:r>
        <w:rPr>
          <w:rFonts w:hint="eastAsia"/>
        </w:rPr>
        <w:t>):59-66.DOI</w:t>
      </w:r>
      <w:proofErr w:type="gramEnd"/>
      <w:r>
        <w:rPr>
          <w:rFonts w:hint="eastAsia"/>
        </w:rPr>
        <w:t xml:space="preserve">:10.19830/j.upi.2021.727. </w:t>
      </w:r>
    </w:p>
    <w:p w14:paraId="40F8F7E2" w14:textId="77777777" w:rsidR="00945AB5" w:rsidRDefault="002C25DB">
      <w:pPr>
        <w:pStyle w:val="a3"/>
        <w:spacing w:after="97"/>
        <w:ind w:firstLine="420"/>
      </w:pPr>
      <w:r>
        <w:rPr>
          <w:rFonts w:hint="eastAsia"/>
        </w:rPr>
        <w:t xml:space="preserve">[18] Tomita Y, Nakayama A. Demand and cost structure analyses on Japanese successful bicycle sharing system called </w:t>
      </w:r>
      <w:r>
        <w:rPr>
          <w:rFonts w:hint="eastAsia"/>
        </w:rPr>
        <w:t>“</w:t>
      </w:r>
      <w:r>
        <w:rPr>
          <w:rFonts w:hint="eastAsia"/>
        </w:rPr>
        <w:t>Ekirin-kun</w:t>
      </w:r>
      <w:r>
        <w:rPr>
          <w:rFonts w:hint="eastAsia"/>
        </w:rPr>
        <w:t>”</w:t>
      </w:r>
      <w:r>
        <w:rPr>
          <w:rFonts w:hint="eastAsia"/>
        </w:rPr>
        <w:t xml:space="preserve"> to install cycle ports at railway stations[J]. Transportation Research Procedia, 2017, 25: 3412-3420. DOI: 10.1016/j.trpro.2017.05.243.</w:t>
      </w:r>
    </w:p>
    <w:p w14:paraId="2A4A6CA6" w14:textId="77777777" w:rsidR="00945AB5" w:rsidRDefault="00945AB5">
      <w:pPr>
        <w:pStyle w:val="a3"/>
        <w:spacing w:after="97"/>
        <w:ind w:firstLine="420"/>
      </w:pPr>
    </w:p>
    <w:p w14:paraId="0436E417" w14:textId="77777777" w:rsidR="00945AB5" w:rsidRDefault="00945AB5">
      <w:pPr>
        <w:pStyle w:val="a3"/>
        <w:spacing w:after="97"/>
        <w:ind w:firstLine="420"/>
      </w:pPr>
    </w:p>
    <w:p w14:paraId="48D8FA48" w14:textId="77777777" w:rsidR="00945AB5" w:rsidRDefault="00945AB5">
      <w:pPr>
        <w:spacing w:after="163" w:line="240" w:lineRule="auto"/>
        <w:ind w:firstLine="420"/>
      </w:pPr>
    </w:p>
    <w:p w14:paraId="47067146" w14:textId="77777777" w:rsidR="00945AB5" w:rsidRDefault="00945AB5">
      <w:pPr>
        <w:spacing w:after="163" w:line="240" w:lineRule="auto"/>
        <w:ind w:firstLine="420"/>
        <w:rPr>
          <w:ins w:id="96" w:author="" w:date="2026-09-29T16:11:00Z"/>
        </w:rPr>
      </w:pPr>
    </w:p>
    <w:p w14:paraId="5D347174" w14:textId="77777777" w:rsidR="00945AB5" w:rsidRDefault="00945AB5">
      <w:pPr>
        <w:spacing w:after="163" w:line="240" w:lineRule="auto"/>
        <w:ind w:firstLine="420"/>
        <w:rPr>
          <w:ins w:id="97" w:author="" w:date="2026-09-29T16:11:00Z"/>
        </w:rPr>
      </w:pPr>
    </w:p>
    <w:p w14:paraId="3FF165FA" w14:textId="77777777" w:rsidR="00945AB5" w:rsidRDefault="00945AB5">
      <w:pPr>
        <w:spacing w:after="163" w:line="240" w:lineRule="auto"/>
        <w:ind w:firstLine="420"/>
      </w:pPr>
    </w:p>
    <w:p w14:paraId="2AE204CF" w14:textId="77777777" w:rsidR="00945AB5" w:rsidRDefault="002C25DB">
      <w:pPr>
        <w:spacing w:after="163" w:line="240" w:lineRule="auto"/>
        <w:ind w:firstLine="420"/>
      </w:pPr>
      <w:r>
        <w:rPr>
          <w:rFonts w:hint="eastAsia"/>
        </w:rPr>
        <w:t>曹哲静</w:t>
      </w:r>
      <w:r>
        <w:rPr>
          <w:rFonts w:hint="eastAsia"/>
        </w:rPr>
        <w:t>.</w:t>
      </w:r>
      <w:r>
        <w:rPr>
          <w:rFonts w:hint="eastAsia"/>
        </w:rPr>
        <w:t>东京轨道交通与城市空间协同发展的历史演进和经验启示</w:t>
      </w:r>
      <w:r>
        <w:rPr>
          <w:rFonts w:hint="eastAsia"/>
        </w:rPr>
        <w:t>[J].</w:t>
      </w:r>
      <w:r>
        <w:rPr>
          <w:rFonts w:hint="eastAsia"/>
        </w:rPr>
        <w:t>国际城市规划</w:t>
      </w:r>
      <w:r>
        <w:rPr>
          <w:rFonts w:hint="eastAsia"/>
        </w:rPr>
        <w:t>,2023,38(6</w:t>
      </w:r>
      <w:proofErr w:type="gramStart"/>
      <w:r>
        <w:rPr>
          <w:rFonts w:hint="eastAsia"/>
        </w:rPr>
        <w:t>):145-155.DOI</w:t>
      </w:r>
      <w:proofErr w:type="gramEnd"/>
      <w:r>
        <w:rPr>
          <w:rFonts w:hint="eastAsia"/>
        </w:rPr>
        <w:t xml:space="preserve">:10.19830/j.upi.2022.271.   </w:t>
      </w:r>
    </w:p>
    <w:p w14:paraId="3BDF3CA3" w14:textId="77777777" w:rsidR="00945AB5" w:rsidRDefault="002C25DB">
      <w:pPr>
        <w:spacing w:after="163" w:line="240" w:lineRule="auto"/>
        <w:ind w:firstLine="420"/>
        <w:rPr>
          <w:del w:id="98" w:author="" w:date="2026-09-29T16:11:00Z"/>
        </w:rPr>
      </w:pPr>
      <w:r>
        <w:rPr>
          <w:rFonts w:hint="eastAsia"/>
        </w:rPr>
        <w:t>刘泉</w:t>
      </w:r>
      <w:r>
        <w:rPr>
          <w:rFonts w:hint="eastAsia"/>
        </w:rPr>
        <w:t>,</w:t>
      </w:r>
      <w:r>
        <w:rPr>
          <w:rFonts w:hint="eastAsia"/>
        </w:rPr>
        <w:t>黄丁芳</w:t>
      </w:r>
      <w:r>
        <w:rPr>
          <w:rFonts w:hint="eastAsia"/>
        </w:rPr>
        <w:t>,</w:t>
      </w:r>
      <w:r>
        <w:rPr>
          <w:rFonts w:hint="eastAsia"/>
        </w:rPr>
        <w:t>钱征寒</w:t>
      </w:r>
      <w:r>
        <w:rPr>
          <w:rFonts w:hint="eastAsia"/>
        </w:rPr>
        <w:t>,</w:t>
      </w:r>
      <w:r>
        <w:rPr>
          <w:rFonts w:hint="eastAsia"/>
        </w:rPr>
        <w:t>等</w:t>
      </w:r>
      <w:r>
        <w:rPr>
          <w:rFonts w:hint="eastAsia"/>
        </w:rPr>
        <w:t>.</w:t>
      </w:r>
      <w:r>
        <w:rPr>
          <w:rFonts w:hint="eastAsia"/>
        </w:rPr>
        <w:t>枢纽地区的创新街区模式探索——以大阪站前综合体知识之都为例</w:t>
      </w:r>
      <w:r>
        <w:rPr>
          <w:rFonts w:hint="eastAsia"/>
        </w:rPr>
        <w:t>[J].</w:t>
      </w:r>
      <w:r>
        <w:rPr>
          <w:rFonts w:hint="eastAsia"/>
        </w:rPr>
        <w:t>国际城市规划</w:t>
      </w:r>
      <w:r>
        <w:rPr>
          <w:rFonts w:hint="eastAsia"/>
        </w:rPr>
        <w:t xml:space="preserve">,2023,38(1):82-90.DOI:10.19830/j.upi.2020.403.     </w:t>
      </w:r>
      <w:r>
        <w:rPr>
          <w:rFonts w:hint="eastAsia"/>
          <w:color w:val="000000"/>
        </w:rPr>
        <w:t>解释</w:t>
      </w:r>
      <w:r>
        <w:rPr>
          <w:rFonts w:hint="eastAsia"/>
          <w:color w:val="000000"/>
        </w:rPr>
        <w:t>"</w:t>
      </w:r>
      <w:r>
        <w:rPr>
          <w:rFonts w:hint="eastAsia"/>
          <w:color w:val="000000"/>
        </w:rPr>
        <w:t>大阪核心区骑行强度相对较低</w:t>
      </w:r>
      <w:r>
        <w:rPr>
          <w:rFonts w:hint="eastAsia"/>
          <w:color w:val="000000"/>
        </w:rPr>
        <w:t>"</w:t>
      </w:r>
      <w:r>
        <w:rPr>
          <w:rFonts w:hint="eastAsia"/>
          <w:color w:val="000000"/>
        </w:rPr>
        <w:t>的现象。</w:t>
      </w:r>
    </w:p>
    <w:p w14:paraId="7E25FEF8" w14:textId="77777777" w:rsidR="00945AB5" w:rsidRDefault="00945AB5">
      <w:pPr>
        <w:spacing w:after="163" w:line="240" w:lineRule="auto"/>
        <w:ind w:firstLine="420"/>
      </w:pPr>
    </w:p>
    <w:p w14:paraId="12B3746C" w14:textId="77777777" w:rsidR="00945AB5" w:rsidRDefault="002C25DB">
      <w:pPr>
        <w:pStyle w:val="a3"/>
        <w:spacing w:after="97"/>
        <w:ind w:firstLine="420"/>
      </w:pPr>
      <w:r>
        <w:rPr>
          <w:rFonts w:hint="eastAsia"/>
        </w:rPr>
        <w:t>张艺真，杜锦，毛新华，等</w:t>
      </w:r>
      <w:r>
        <w:rPr>
          <w:rFonts w:hint="eastAsia"/>
        </w:rPr>
        <w:t xml:space="preserve">. </w:t>
      </w:r>
      <w:r>
        <w:rPr>
          <w:rFonts w:hint="eastAsia"/>
        </w:rPr>
        <w:t>地铁站域共享单车均衡性评估与调度优化策略——基于郑州市地铁站点单车使用情况实证</w:t>
      </w:r>
      <w:r>
        <w:rPr>
          <w:rFonts w:hint="eastAsia"/>
        </w:rPr>
        <w:t xml:space="preserve">[J/OL]. </w:t>
      </w:r>
      <w:r>
        <w:rPr>
          <w:rFonts w:hint="eastAsia"/>
        </w:rPr>
        <w:t>地域研究与开发</w:t>
      </w:r>
      <w:r>
        <w:rPr>
          <w:rFonts w:hint="eastAsia"/>
        </w:rPr>
        <w:t>, 1-19[2026-08-21]. https://link.cnki.net/urlid/41.1085.P.20260623.1102.002.</w:t>
      </w:r>
    </w:p>
    <w:p w14:paraId="0985FE52" w14:textId="77777777" w:rsidR="00945AB5" w:rsidRDefault="002C25DB">
      <w:pPr>
        <w:pStyle w:val="a3"/>
        <w:spacing w:after="97"/>
        <w:ind w:firstLine="420"/>
      </w:pPr>
      <w:r>
        <w:rPr>
          <w:rFonts w:hint="eastAsia"/>
        </w:rPr>
        <w:t>Zhang H, Cui Y. Understanding multimodal travel mobilities of dockless bike-sharing and metro: A multilayer network analysis[J]. Physica A, 2024, 648: 129962. DOI: 10.1016/j.physa.2024.129962.</w:t>
      </w:r>
    </w:p>
    <w:p w14:paraId="747A5445" w14:textId="77777777" w:rsidR="00945AB5" w:rsidRDefault="002C25DB">
      <w:pPr>
        <w:pStyle w:val="a3"/>
        <w:spacing w:after="97"/>
        <w:ind w:firstLine="420"/>
      </w:pPr>
      <w:r>
        <w:rPr>
          <w:rFonts w:hint="eastAsia"/>
        </w:rPr>
        <w:t>Kang H, Miwa T. Incorporating multimodality and access modal shares in transit station typology based on the node-place model and machine learning: A case study of Chukyo metropolitan area in Japan[J]. Journal of Public Transportation, 2025, 27: 100144.</w:t>
      </w:r>
    </w:p>
    <w:p w14:paraId="13FFDC05" w14:textId="77777777" w:rsidR="00945AB5" w:rsidRDefault="00945AB5">
      <w:pPr>
        <w:spacing w:after="163" w:line="240" w:lineRule="auto"/>
        <w:ind w:firstLine="428"/>
        <w:rPr>
          <w:b/>
        </w:rPr>
      </w:pPr>
    </w:p>
    <w:p w14:paraId="59A87685" w14:textId="77777777" w:rsidR="00945AB5" w:rsidRDefault="00945AB5">
      <w:pPr>
        <w:spacing w:after="163"/>
        <w:ind w:firstLineChars="95" w:firstLine="199"/>
      </w:pPr>
    </w:p>
    <w:sectPr w:rsidR="00945AB5" w:rsidSect="002626F4">
      <w:headerReference w:type="even" r:id="rId34"/>
      <w:headerReference w:type="default" r:id="rId35"/>
      <w:footerReference w:type="even" r:id="rId36"/>
      <w:footerReference w:type="default" r:id="rId37"/>
      <w:headerReference w:type="first" r:id="rId38"/>
      <w:footerReference w:type="first" r:id="rId39"/>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EC180A" w14:textId="77777777" w:rsidR="005E6E17" w:rsidRDefault="005E6E17">
      <w:pPr>
        <w:spacing w:after="120" w:line="240" w:lineRule="auto"/>
        <w:ind w:firstLine="420"/>
      </w:pPr>
      <w:r>
        <w:separator/>
      </w:r>
    </w:p>
  </w:endnote>
  <w:endnote w:type="continuationSeparator" w:id="0">
    <w:p w14:paraId="052C1A6D" w14:textId="77777777" w:rsidR="005E6E17" w:rsidRDefault="005E6E17">
      <w:pPr>
        <w:spacing w:after="12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Google Sans">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C429A" w14:textId="77777777" w:rsidR="00945AB5" w:rsidRDefault="00945AB5">
    <w:pPr>
      <w:pStyle w:val="Footer"/>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13A20" w14:textId="77777777" w:rsidR="00945AB5" w:rsidRDefault="002C25DB">
    <w:pPr>
      <w:pStyle w:val="Footer"/>
      <w:spacing w:after="120"/>
      <w:ind w:firstLine="360"/>
      <w:jc w:val="center"/>
      <w:rPr>
        <w:caps/>
      </w:rPr>
    </w:pPr>
    <w:r>
      <w:rPr>
        <w:caps/>
      </w:rPr>
      <w:fldChar w:fldCharType="begin"/>
    </w:r>
    <w:r>
      <w:rPr>
        <w:caps/>
      </w:rPr>
      <w:instrText>PAGE   \* MERGEFORMAT</w:instrText>
    </w:r>
    <w:r>
      <w:rPr>
        <w:caps/>
      </w:rPr>
      <w:fldChar w:fldCharType="separate"/>
    </w:r>
    <w:r>
      <w:rPr>
        <w:caps/>
        <w:noProof/>
        <w:lang w:val="zh-CN"/>
      </w:rPr>
      <w:t>1</w:t>
    </w:r>
    <w:r>
      <w:rPr>
        <w:caps/>
        <w:noProof/>
        <w:lang w:val="zh-CN"/>
      </w:rPr>
      <w:t>9</w:t>
    </w:r>
    <w:r>
      <w:rPr>
        <w:cap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5A7A7" w14:textId="77777777" w:rsidR="00945AB5" w:rsidRDefault="00945AB5">
    <w:pPr>
      <w:pStyle w:val="Footer"/>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D131A" w14:textId="77777777" w:rsidR="005E6E17" w:rsidRDefault="005E6E17">
      <w:pPr>
        <w:spacing w:after="120"/>
        <w:ind w:firstLine="420"/>
      </w:pPr>
      <w:r>
        <w:separator/>
      </w:r>
    </w:p>
  </w:footnote>
  <w:footnote w:type="continuationSeparator" w:id="0">
    <w:p w14:paraId="26A0AB9C" w14:textId="77777777" w:rsidR="005E6E17" w:rsidRDefault="005E6E17">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541F4" w14:textId="77777777" w:rsidR="00945AB5" w:rsidRDefault="00945AB5">
    <w:pPr>
      <w:pStyle w:val="Header"/>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02CAA" w14:textId="77777777" w:rsidR="00945AB5" w:rsidRDefault="00945AB5">
    <w:pPr>
      <w:pStyle w:val="Header"/>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33A155" w14:textId="77777777" w:rsidR="00945AB5" w:rsidRDefault="00945AB5">
    <w:pPr>
      <w:pStyle w:val="Header"/>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DF5038"/>
    <w:multiLevelType w:val="multilevel"/>
    <w:tmpl w:val="CA2468AA"/>
    <w:lvl w:ilvl="0">
      <w:start w:val="1"/>
      <w:numFmt w:val="decimal"/>
      <w:pStyle w:val="Heading1"/>
      <w:suff w:val="nothing"/>
      <w:lvlText w:val="%1"/>
      <w:lvlJc w:val="left"/>
      <w:pPr>
        <w:ind w:left="0" w:firstLine="0"/>
      </w:pPr>
      <w:rPr>
        <w:rFonts w:hint="eastAsia"/>
      </w:rPr>
    </w:lvl>
    <w:lvl w:ilvl="1">
      <w:start w:val="1"/>
      <w:numFmt w:val="decimal"/>
      <w:pStyle w:val="Heading2"/>
      <w:suff w:val="nothing"/>
      <w:lvlText w:val="%1.%2"/>
      <w:lvlJc w:val="left"/>
      <w:pPr>
        <w:ind w:left="0" w:firstLine="0"/>
      </w:pPr>
      <w:rPr>
        <w:rFonts w:hint="eastAsia"/>
      </w:rPr>
    </w:lvl>
    <w:lvl w:ilvl="2">
      <w:start w:val="1"/>
      <w:numFmt w:val="decimal"/>
      <w:pStyle w:val="Heading3"/>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5805580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Xingang Zhou">
    <w15:presenceInfo w15:providerId="Windows Live" w15:userId="ac901061e606e361"/>
  </w15:person>
  <w15:person w15:author="pippin hsu">
    <w15:presenceInfo w15:providerId="Windows Live" w15:userId="0b8abd6e7a9f5cc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bordersDoNotSurroundHeader/>
  <w:bordersDoNotSurroundFooter/>
  <w:proofState w:spelling="clean" w:grammar="clean"/>
  <w:trackRevisions/>
  <w:defaultTabStop w:val="420"/>
  <w:drawingGridHorizontalSpacing w:val="105"/>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UzMGQ3OTMxZTI5ODAwNTg0MmUxY2NkMjg1MTUyNzMifQ=="/>
  </w:docVars>
  <w:rsids>
    <w:rsidRoot w:val="00B8036D"/>
    <w:rsid w:val="000008C6"/>
    <w:rsid w:val="00000D0C"/>
    <w:rsid w:val="00001986"/>
    <w:rsid w:val="0000259A"/>
    <w:rsid w:val="00003A60"/>
    <w:rsid w:val="000055A7"/>
    <w:rsid w:val="0000581A"/>
    <w:rsid w:val="00006CA2"/>
    <w:rsid w:val="00006CE6"/>
    <w:rsid w:val="000073D5"/>
    <w:rsid w:val="00007844"/>
    <w:rsid w:val="000108D1"/>
    <w:rsid w:val="000111C3"/>
    <w:rsid w:val="00011D34"/>
    <w:rsid w:val="00012220"/>
    <w:rsid w:val="00012998"/>
    <w:rsid w:val="00014170"/>
    <w:rsid w:val="000149D8"/>
    <w:rsid w:val="000161EF"/>
    <w:rsid w:val="00016E38"/>
    <w:rsid w:val="00020138"/>
    <w:rsid w:val="00020538"/>
    <w:rsid w:val="0002067F"/>
    <w:rsid w:val="00022752"/>
    <w:rsid w:val="000242FF"/>
    <w:rsid w:val="000244D0"/>
    <w:rsid w:val="000247C1"/>
    <w:rsid w:val="00024B03"/>
    <w:rsid w:val="00024D2C"/>
    <w:rsid w:val="00026280"/>
    <w:rsid w:val="00026509"/>
    <w:rsid w:val="000265D9"/>
    <w:rsid w:val="00026921"/>
    <w:rsid w:val="00027E04"/>
    <w:rsid w:val="00030ED2"/>
    <w:rsid w:val="000334C8"/>
    <w:rsid w:val="00033A63"/>
    <w:rsid w:val="00033FA1"/>
    <w:rsid w:val="0003431D"/>
    <w:rsid w:val="0003574F"/>
    <w:rsid w:val="00035916"/>
    <w:rsid w:val="00036366"/>
    <w:rsid w:val="0003725C"/>
    <w:rsid w:val="000403AE"/>
    <w:rsid w:val="00041161"/>
    <w:rsid w:val="00041175"/>
    <w:rsid w:val="00041331"/>
    <w:rsid w:val="00041BFD"/>
    <w:rsid w:val="00047F63"/>
    <w:rsid w:val="000501F9"/>
    <w:rsid w:val="00053130"/>
    <w:rsid w:val="00053DC8"/>
    <w:rsid w:val="00054288"/>
    <w:rsid w:val="00054C0A"/>
    <w:rsid w:val="00054EE9"/>
    <w:rsid w:val="00055EDE"/>
    <w:rsid w:val="00056977"/>
    <w:rsid w:val="000600C1"/>
    <w:rsid w:val="00060955"/>
    <w:rsid w:val="00060C54"/>
    <w:rsid w:val="00060D7E"/>
    <w:rsid w:val="00061A60"/>
    <w:rsid w:val="00062F84"/>
    <w:rsid w:val="000631C6"/>
    <w:rsid w:val="00065A37"/>
    <w:rsid w:val="00066C31"/>
    <w:rsid w:val="0006709D"/>
    <w:rsid w:val="00067238"/>
    <w:rsid w:val="00067247"/>
    <w:rsid w:val="000677C0"/>
    <w:rsid w:val="000703BC"/>
    <w:rsid w:val="0007157E"/>
    <w:rsid w:val="00071A8D"/>
    <w:rsid w:val="00073233"/>
    <w:rsid w:val="00073840"/>
    <w:rsid w:val="000754E6"/>
    <w:rsid w:val="000774DD"/>
    <w:rsid w:val="0007778E"/>
    <w:rsid w:val="000800B3"/>
    <w:rsid w:val="00080C33"/>
    <w:rsid w:val="000827D0"/>
    <w:rsid w:val="00082A82"/>
    <w:rsid w:val="00082DE1"/>
    <w:rsid w:val="00082F5D"/>
    <w:rsid w:val="000831F3"/>
    <w:rsid w:val="00084008"/>
    <w:rsid w:val="000847CF"/>
    <w:rsid w:val="000852AF"/>
    <w:rsid w:val="0008664A"/>
    <w:rsid w:val="00086ADC"/>
    <w:rsid w:val="00090121"/>
    <w:rsid w:val="00090644"/>
    <w:rsid w:val="00090AF6"/>
    <w:rsid w:val="00096603"/>
    <w:rsid w:val="00096AAC"/>
    <w:rsid w:val="0009733A"/>
    <w:rsid w:val="00097866"/>
    <w:rsid w:val="00097DF9"/>
    <w:rsid w:val="000A06DC"/>
    <w:rsid w:val="000A175F"/>
    <w:rsid w:val="000A1DB3"/>
    <w:rsid w:val="000A39E1"/>
    <w:rsid w:val="000A3D6C"/>
    <w:rsid w:val="000A5549"/>
    <w:rsid w:val="000A591C"/>
    <w:rsid w:val="000A6E78"/>
    <w:rsid w:val="000A7112"/>
    <w:rsid w:val="000A78B5"/>
    <w:rsid w:val="000B0033"/>
    <w:rsid w:val="000B0C2B"/>
    <w:rsid w:val="000B208E"/>
    <w:rsid w:val="000B28D0"/>
    <w:rsid w:val="000B3217"/>
    <w:rsid w:val="000B4C14"/>
    <w:rsid w:val="000B5276"/>
    <w:rsid w:val="000B611E"/>
    <w:rsid w:val="000B676A"/>
    <w:rsid w:val="000B7346"/>
    <w:rsid w:val="000C1BEB"/>
    <w:rsid w:val="000C1EF7"/>
    <w:rsid w:val="000C2E52"/>
    <w:rsid w:val="000C3592"/>
    <w:rsid w:val="000C3806"/>
    <w:rsid w:val="000C5005"/>
    <w:rsid w:val="000C5C77"/>
    <w:rsid w:val="000C6B47"/>
    <w:rsid w:val="000C6C42"/>
    <w:rsid w:val="000D0AB8"/>
    <w:rsid w:val="000D0DEE"/>
    <w:rsid w:val="000D0FEF"/>
    <w:rsid w:val="000D1257"/>
    <w:rsid w:val="000D2368"/>
    <w:rsid w:val="000D241D"/>
    <w:rsid w:val="000D4023"/>
    <w:rsid w:val="000D484D"/>
    <w:rsid w:val="000D5064"/>
    <w:rsid w:val="000D5617"/>
    <w:rsid w:val="000D5A89"/>
    <w:rsid w:val="000D61E0"/>
    <w:rsid w:val="000D62A9"/>
    <w:rsid w:val="000D6FFE"/>
    <w:rsid w:val="000D70F7"/>
    <w:rsid w:val="000E1BC5"/>
    <w:rsid w:val="000E1DBA"/>
    <w:rsid w:val="000E21E3"/>
    <w:rsid w:val="000E3C68"/>
    <w:rsid w:val="000E3CD9"/>
    <w:rsid w:val="000E4CB6"/>
    <w:rsid w:val="000E4F1D"/>
    <w:rsid w:val="000E52CF"/>
    <w:rsid w:val="000E64C1"/>
    <w:rsid w:val="000E6AAB"/>
    <w:rsid w:val="000E6AE2"/>
    <w:rsid w:val="000E7EA6"/>
    <w:rsid w:val="000F1F52"/>
    <w:rsid w:val="000F39D3"/>
    <w:rsid w:val="000F3E4F"/>
    <w:rsid w:val="000F4360"/>
    <w:rsid w:val="000F480E"/>
    <w:rsid w:val="000F4CE5"/>
    <w:rsid w:val="000F5141"/>
    <w:rsid w:val="000F6D5F"/>
    <w:rsid w:val="000F7B9E"/>
    <w:rsid w:val="0010068D"/>
    <w:rsid w:val="00100F20"/>
    <w:rsid w:val="001012B2"/>
    <w:rsid w:val="001013E7"/>
    <w:rsid w:val="001018BC"/>
    <w:rsid w:val="001020EE"/>
    <w:rsid w:val="00102D0B"/>
    <w:rsid w:val="00106097"/>
    <w:rsid w:val="00106924"/>
    <w:rsid w:val="001071C3"/>
    <w:rsid w:val="00110147"/>
    <w:rsid w:val="001110B5"/>
    <w:rsid w:val="00111FC5"/>
    <w:rsid w:val="00114572"/>
    <w:rsid w:val="00114E0B"/>
    <w:rsid w:val="0011721E"/>
    <w:rsid w:val="0012042C"/>
    <w:rsid w:val="00122980"/>
    <w:rsid w:val="0012312F"/>
    <w:rsid w:val="0012314D"/>
    <w:rsid w:val="00123B77"/>
    <w:rsid w:val="001241A0"/>
    <w:rsid w:val="00125C85"/>
    <w:rsid w:val="00125EA4"/>
    <w:rsid w:val="00130AD3"/>
    <w:rsid w:val="001313E3"/>
    <w:rsid w:val="001321E1"/>
    <w:rsid w:val="001326F3"/>
    <w:rsid w:val="00134242"/>
    <w:rsid w:val="001376A9"/>
    <w:rsid w:val="00137BAE"/>
    <w:rsid w:val="00140FBD"/>
    <w:rsid w:val="00141E10"/>
    <w:rsid w:val="00143C31"/>
    <w:rsid w:val="00146A50"/>
    <w:rsid w:val="001471B8"/>
    <w:rsid w:val="001478D8"/>
    <w:rsid w:val="00147DAE"/>
    <w:rsid w:val="0015169A"/>
    <w:rsid w:val="001516E0"/>
    <w:rsid w:val="00151AF2"/>
    <w:rsid w:val="00151EF6"/>
    <w:rsid w:val="001525CD"/>
    <w:rsid w:val="00152A6D"/>
    <w:rsid w:val="0015666B"/>
    <w:rsid w:val="001567A7"/>
    <w:rsid w:val="00156DE5"/>
    <w:rsid w:val="00156ED8"/>
    <w:rsid w:val="00160B90"/>
    <w:rsid w:val="001610AB"/>
    <w:rsid w:val="00161C71"/>
    <w:rsid w:val="00161D50"/>
    <w:rsid w:val="0016200A"/>
    <w:rsid w:val="00162FB2"/>
    <w:rsid w:val="001631E3"/>
    <w:rsid w:val="0016776B"/>
    <w:rsid w:val="00167AC9"/>
    <w:rsid w:val="001704C3"/>
    <w:rsid w:val="001719FE"/>
    <w:rsid w:val="00171CD2"/>
    <w:rsid w:val="001729E5"/>
    <w:rsid w:val="00172CE5"/>
    <w:rsid w:val="00172DB3"/>
    <w:rsid w:val="00173FFA"/>
    <w:rsid w:val="001742CE"/>
    <w:rsid w:val="00174B73"/>
    <w:rsid w:val="00175422"/>
    <w:rsid w:val="00175446"/>
    <w:rsid w:val="0017666D"/>
    <w:rsid w:val="0017680B"/>
    <w:rsid w:val="001769E6"/>
    <w:rsid w:val="00177349"/>
    <w:rsid w:val="00180079"/>
    <w:rsid w:val="00180464"/>
    <w:rsid w:val="00180CA2"/>
    <w:rsid w:val="00181262"/>
    <w:rsid w:val="00181532"/>
    <w:rsid w:val="00182A6D"/>
    <w:rsid w:val="00182AD4"/>
    <w:rsid w:val="00184FCA"/>
    <w:rsid w:val="00185195"/>
    <w:rsid w:val="00185D15"/>
    <w:rsid w:val="00186957"/>
    <w:rsid w:val="00186DB4"/>
    <w:rsid w:val="00186F52"/>
    <w:rsid w:val="0019064E"/>
    <w:rsid w:val="00190D1A"/>
    <w:rsid w:val="00195B36"/>
    <w:rsid w:val="0019672D"/>
    <w:rsid w:val="001A044A"/>
    <w:rsid w:val="001A0688"/>
    <w:rsid w:val="001A0E2A"/>
    <w:rsid w:val="001A3FD3"/>
    <w:rsid w:val="001A5321"/>
    <w:rsid w:val="001A61FF"/>
    <w:rsid w:val="001B2672"/>
    <w:rsid w:val="001B2778"/>
    <w:rsid w:val="001B2AC6"/>
    <w:rsid w:val="001B2BA9"/>
    <w:rsid w:val="001B3942"/>
    <w:rsid w:val="001B413F"/>
    <w:rsid w:val="001B46FF"/>
    <w:rsid w:val="001B4DEC"/>
    <w:rsid w:val="001B50FA"/>
    <w:rsid w:val="001B5785"/>
    <w:rsid w:val="001B6697"/>
    <w:rsid w:val="001B681B"/>
    <w:rsid w:val="001B7293"/>
    <w:rsid w:val="001B77EF"/>
    <w:rsid w:val="001C01F7"/>
    <w:rsid w:val="001C084D"/>
    <w:rsid w:val="001C1922"/>
    <w:rsid w:val="001C2D28"/>
    <w:rsid w:val="001C4659"/>
    <w:rsid w:val="001C4BE6"/>
    <w:rsid w:val="001C5CC5"/>
    <w:rsid w:val="001C5F17"/>
    <w:rsid w:val="001C61F0"/>
    <w:rsid w:val="001C660C"/>
    <w:rsid w:val="001C684A"/>
    <w:rsid w:val="001C7BD5"/>
    <w:rsid w:val="001D132C"/>
    <w:rsid w:val="001D1B0C"/>
    <w:rsid w:val="001D2FD8"/>
    <w:rsid w:val="001D4028"/>
    <w:rsid w:val="001D4C9D"/>
    <w:rsid w:val="001D5075"/>
    <w:rsid w:val="001D5A7F"/>
    <w:rsid w:val="001D5F97"/>
    <w:rsid w:val="001D7B4A"/>
    <w:rsid w:val="001E1873"/>
    <w:rsid w:val="001E381D"/>
    <w:rsid w:val="001E3F3E"/>
    <w:rsid w:val="001E7008"/>
    <w:rsid w:val="001F0532"/>
    <w:rsid w:val="001F1A34"/>
    <w:rsid w:val="001F1D7C"/>
    <w:rsid w:val="001F4979"/>
    <w:rsid w:val="001F765A"/>
    <w:rsid w:val="001F77B3"/>
    <w:rsid w:val="001F7B39"/>
    <w:rsid w:val="002000B0"/>
    <w:rsid w:val="00201886"/>
    <w:rsid w:val="00202069"/>
    <w:rsid w:val="002037DA"/>
    <w:rsid w:val="00206BDA"/>
    <w:rsid w:val="00206DE6"/>
    <w:rsid w:val="00206F94"/>
    <w:rsid w:val="00207803"/>
    <w:rsid w:val="00212324"/>
    <w:rsid w:val="0021451E"/>
    <w:rsid w:val="00217A41"/>
    <w:rsid w:val="00220877"/>
    <w:rsid w:val="00220C74"/>
    <w:rsid w:val="002217F9"/>
    <w:rsid w:val="00222A90"/>
    <w:rsid w:val="0022366D"/>
    <w:rsid w:val="00223A46"/>
    <w:rsid w:val="00224DB4"/>
    <w:rsid w:val="00225890"/>
    <w:rsid w:val="0022647F"/>
    <w:rsid w:val="002312E4"/>
    <w:rsid w:val="00231618"/>
    <w:rsid w:val="002324AE"/>
    <w:rsid w:val="00233565"/>
    <w:rsid w:val="002339CE"/>
    <w:rsid w:val="0023495B"/>
    <w:rsid w:val="00234E4E"/>
    <w:rsid w:val="00234E69"/>
    <w:rsid w:val="00236470"/>
    <w:rsid w:val="0023791F"/>
    <w:rsid w:val="0023798B"/>
    <w:rsid w:val="00237A19"/>
    <w:rsid w:val="002404EB"/>
    <w:rsid w:val="00242D41"/>
    <w:rsid w:val="002430D9"/>
    <w:rsid w:val="0024315E"/>
    <w:rsid w:val="00243458"/>
    <w:rsid w:val="002437C8"/>
    <w:rsid w:val="002449AC"/>
    <w:rsid w:val="00244B1A"/>
    <w:rsid w:val="0024748E"/>
    <w:rsid w:val="00251621"/>
    <w:rsid w:val="00253059"/>
    <w:rsid w:val="00254515"/>
    <w:rsid w:val="0025483E"/>
    <w:rsid w:val="00254D5B"/>
    <w:rsid w:val="00255850"/>
    <w:rsid w:val="00255FA0"/>
    <w:rsid w:val="0025731E"/>
    <w:rsid w:val="0025745E"/>
    <w:rsid w:val="002577EB"/>
    <w:rsid w:val="00260A98"/>
    <w:rsid w:val="0026172B"/>
    <w:rsid w:val="00262235"/>
    <w:rsid w:val="002626F4"/>
    <w:rsid w:val="00262D71"/>
    <w:rsid w:val="00264CF7"/>
    <w:rsid w:val="0026675B"/>
    <w:rsid w:val="00267136"/>
    <w:rsid w:val="002713BD"/>
    <w:rsid w:val="002716B2"/>
    <w:rsid w:val="0027279B"/>
    <w:rsid w:val="00272C88"/>
    <w:rsid w:val="0027391D"/>
    <w:rsid w:val="002754AE"/>
    <w:rsid w:val="0027607D"/>
    <w:rsid w:val="00276565"/>
    <w:rsid w:val="002767DC"/>
    <w:rsid w:val="00276B7B"/>
    <w:rsid w:val="00276DB1"/>
    <w:rsid w:val="002773C8"/>
    <w:rsid w:val="00277F33"/>
    <w:rsid w:val="0028115B"/>
    <w:rsid w:val="002816DA"/>
    <w:rsid w:val="0028247F"/>
    <w:rsid w:val="00283304"/>
    <w:rsid w:val="0028333D"/>
    <w:rsid w:val="00283484"/>
    <w:rsid w:val="00283663"/>
    <w:rsid w:val="00283D94"/>
    <w:rsid w:val="002843FF"/>
    <w:rsid w:val="00284AD6"/>
    <w:rsid w:val="00285235"/>
    <w:rsid w:val="00285EEC"/>
    <w:rsid w:val="002873D1"/>
    <w:rsid w:val="00287662"/>
    <w:rsid w:val="002908EF"/>
    <w:rsid w:val="002909B6"/>
    <w:rsid w:val="00292220"/>
    <w:rsid w:val="002933A7"/>
    <w:rsid w:val="002936EC"/>
    <w:rsid w:val="002936EF"/>
    <w:rsid w:val="00293764"/>
    <w:rsid w:val="002956D6"/>
    <w:rsid w:val="00296AD3"/>
    <w:rsid w:val="002970A5"/>
    <w:rsid w:val="002A0558"/>
    <w:rsid w:val="002A062C"/>
    <w:rsid w:val="002A3AC5"/>
    <w:rsid w:val="002A58AC"/>
    <w:rsid w:val="002A62E0"/>
    <w:rsid w:val="002A6615"/>
    <w:rsid w:val="002A762D"/>
    <w:rsid w:val="002B0751"/>
    <w:rsid w:val="002B0B98"/>
    <w:rsid w:val="002B1317"/>
    <w:rsid w:val="002B1321"/>
    <w:rsid w:val="002B13FA"/>
    <w:rsid w:val="002B2394"/>
    <w:rsid w:val="002B23E6"/>
    <w:rsid w:val="002B2AA0"/>
    <w:rsid w:val="002B4080"/>
    <w:rsid w:val="002B4D6C"/>
    <w:rsid w:val="002B4D71"/>
    <w:rsid w:val="002B63BA"/>
    <w:rsid w:val="002B66A4"/>
    <w:rsid w:val="002B7CC0"/>
    <w:rsid w:val="002B7F56"/>
    <w:rsid w:val="002C05FC"/>
    <w:rsid w:val="002C25DB"/>
    <w:rsid w:val="002D1045"/>
    <w:rsid w:val="002D13DA"/>
    <w:rsid w:val="002D16C2"/>
    <w:rsid w:val="002D295B"/>
    <w:rsid w:val="002D3666"/>
    <w:rsid w:val="002D390A"/>
    <w:rsid w:val="002D3B55"/>
    <w:rsid w:val="002D3F44"/>
    <w:rsid w:val="002D4201"/>
    <w:rsid w:val="002D5400"/>
    <w:rsid w:val="002E0FC0"/>
    <w:rsid w:val="002E1021"/>
    <w:rsid w:val="002E1C80"/>
    <w:rsid w:val="002E23AF"/>
    <w:rsid w:val="002E23F3"/>
    <w:rsid w:val="002E2DD5"/>
    <w:rsid w:val="002E2DFE"/>
    <w:rsid w:val="002E31D4"/>
    <w:rsid w:val="002E48EE"/>
    <w:rsid w:val="002E4C31"/>
    <w:rsid w:val="002E4E80"/>
    <w:rsid w:val="002E5827"/>
    <w:rsid w:val="002E58B7"/>
    <w:rsid w:val="002E63C3"/>
    <w:rsid w:val="002E7676"/>
    <w:rsid w:val="002E76A4"/>
    <w:rsid w:val="002F0FAB"/>
    <w:rsid w:val="002F134D"/>
    <w:rsid w:val="002F15B4"/>
    <w:rsid w:val="002F1CE2"/>
    <w:rsid w:val="002F1EF2"/>
    <w:rsid w:val="002F205D"/>
    <w:rsid w:val="002F369E"/>
    <w:rsid w:val="002F4B85"/>
    <w:rsid w:val="002F528C"/>
    <w:rsid w:val="002F531C"/>
    <w:rsid w:val="002F5B82"/>
    <w:rsid w:val="002F6F4A"/>
    <w:rsid w:val="00300387"/>
    <w:rsid w:val="003016CB"/>
    <w:rsid w:val="00301708"/>
    <w:rsid w:val="00302100"/>
    <w:rsid w:val="00302F9C"/>
    <w:rsid w:val="003037B3"/>
    <w:rsid w:val="00303C11"/>
    <w:rsid w:val="00304C57"/>
    <w:rsid w:val="0030563D"/>
    <w:rsid w:val="003063DF"/>
    <w:rsid w:val="00306C03"/>
    <w:rsid w:val="0030792A"/>
    <w:rsid w:val="003146E4"/>
    <w:rsid w:val="0031487D"/>
    <w:rsid w:val="00315342"/>
    <w:rsid w:val="00315585"/>
    <w:rsid w:val="0031583D"/>
    <w:rsid w:val="00315969"/>
    <w:rsid w:val="00316F84"/>
    <w:rsid w:val="00317A2E"/>
    <w:rsid w:val="00317AEC"/>
    <w:rsid w:val="00317ECB"/>
    <w:rsid w:val="00321963"/>
    <w:rsid w:val="00321E55"/>
    <w:rsid w:val="0033151A"/>
    <w:rsid w:val="0033323C"/>
    <w:rsid w:val="00333C8E"/>
    <w:rsid w:val="003341B3"/>
    <w:rsid w:val="003348AE"/>
    <w:rsid w:val="003368B3"/>
    <w:rsid w:val="00337185"/>
    <w:rsid w:val="00341122"/>
    <w:rsid w:val="00343019"/>
    <w:rsid w:val="003433BE"/>
    <w:rsid w:val="00343733"/>
    <w:rsid w:val="00343A19"/>
    <w:rsid w:val="00343C3A"/>
    <w:rsid w:val="00344032"/>
    <w:rsid w:val="003451B9"/>
    <w:rsid w:val="00345989"/>
    <w:rsid w:val="00347955"/>
    <w:rsid w:val="00347CA0"/>
    <w:rsid w:val="00347FC2"/>
    <w:rsid w:val="003519BD"/>
    <w:rsid w:val="00351A5B"/>
    <w:rsid w:val="003529D0"/>
    <w:rsid w:val="00353716"/>
    <w:rsid w:val="00353BF8"/>
    <w:rsid w:val="00354555"/>
    <w:rsid w:val="00354564"/>
    <w:rsid w:val="003558F6"/>
    <w:rsid w:val="00356AAE"/>
    <w:rsid w:val="00360B19"/>
    <w:rsid w:val="00360FC8"/>
    <w:rsid w:val="003623FE"/>
    <w:rsid w:val="003624F0"/>
    <w:rsid w:val="00362900"/>
    <w:rsid w:val="00363CDE"/>
    <w:rsid w:val="00363FE8"/>
    <w:rsid w:val="0036448A"/>
    <w:rsid w:val="00364F26"/>
    <w:rsid w:val="003654B9"/>
    <w:rsid w:val="00365769"/>
    <w:rsid w:val="0036737C"/>
    <w:rsid w:val="00367420"/>
    <w:rsid w:val="00367CF3"/>
    <w:rsid w:val="00370B37"/>
    <w:rsid w:val="00372BD6"/>
    <w:rsid w:val="00372C0C"/>
    <w:rsid w:val="0037378D"/>
    <w:rsid w:val="00373A76"/>
    <w:rsid w:val="00373EAD"/>
    <w:rsid w:val="003741FD"/>
    <w:rsid w:val="00374608"/>
    <w:rsid w:val="00375C40"/>
    <w:rsid w:val="00380134"/>
    <w:rsid w:val="00380520"/>
    <w:rsid w:val="003838C0"/>
    <w:rsid w:val="003858A0"/>
    <w:rsid w:val="00385E95"/>
    <w:rsid w:val="00386D25"/>
    <w:rsid w:val="0039016F"/>
    <w:rsid w:val="00391389"/>
    <w:rsid w:val="0039209B"/>
    <w:rsid w:val="00392F2B"/>
    <w:rsid w:val="0039332E"/>
    <w:rsid w:val="00393377"/>
    <w:rsid w:val="003933A8"/>
    <w:rsid w:val="003949AB"/>
    <w:rsid w:val="003961AA"/>
    <w:rsid w:val="00396445"/>
    <w:rsid w:val="00396AB6"/>
    <w:rsid w:val="00396FAC"/>
    <w:rsid w:val="0039711F"/>
    <w:rsid w:val="003A1935"/>
    <w:rsid w:val="003A4041"/>
    <w:rsid w:val="003A416A"/>
    <w:rsid w:val="003A557B"/>
    <w:rsid w:val="003A58EB"/>
    <w:rsid w:val="003A6D29"/>
    <w:rsid w:val="003B022D"/>
    <w:rsid w:val="003B0514"/>
    <w:rsid w:val="003B3928"/>
    <w:rsid w:val="003B3D2F"/>
    <w:rsid w:val="003B4C08"/>
    <w:rsid w:val="003B57C6"/>
    <w:rsid w:val="003B5EAC"/>
    <w:rsid w:val="003B6A4A"/>
    <w:rsid w:val="003B783F"/>
    <w:rsid w:val="003C0DF6"/>
    <w:rsid w:val="003C147C"/>
    <w:rsid w:val="003C5467"/>
    <w:rsid w:val="003C57D5"/>
    <w:rsid w:val="003C59BD"/>
    <w:rsid w:val="003C604D"/>
    <w:rsid w:val="003C63EA"/>
    <w:rsid w:val="003C7283"/>
    <w:rsid w:val="003C72BA"/>
    <w:rsid w:val="003C7367"/>
    <w:rsid w:val="003C78AC"/>
    <w:rsid w:val="003D378E"/>
    <w:rsid w:val="003D3B0D"/>
    <w:rsid w:val="003D4838"/>
    <w:rsid w:val="003D547B"/>
    <w:rsid w:val="003D5BCC"/>
    <w:rsid w:val="003D7162"/>
    <w:rsid w:val="003D7ED5"/>
    <w:rsid w:val="003E046C"/>
    <w:rsid w:val="003E380D"/>
    <w:rsid w:val="003E3A36"/>
    <w:rsid w:val="003E4931"/>
    <w:rsid w:val="003E4C7B"/>
    <w:rsid w:val="003E5DDC"/>
    <w:rsid w:val="003E6FAE"/>
    <w:rsid w:val="003F0451"/>
    <w:rsid w:val="003F161F"/>
    <w:rsid w:val="003F2115"/>
    <w:rsid w:val="003F216D"/>
    <w:rsid w:val="003F4298"/>
    <w:rsid w:val="003F4976"/>
    <w:rsid w:val="003F6B01"/>
    <w:rsid w:val="003F73F7"/>
    <w:rsid w:val="003F7910"/>
    <w:rsid w:val="003F7D05"/>
    <w:rsid w:val="0040130C"/>
    <w:rsid w:val="004017DD"/>
    <w:rsid w:val="00403A8C"/>
    <w:rsid w:val="00403FD5"/>
    <w:rsid w:val="00405C9D"/>
    <w:rsid w:val="00405CC3"/>
    <w:rsid w:val="00406530"/>
    <w:rsid w:val="00406E3C"/>
    <w:rsid w:val="0040744F"/>
    <w:rsid w:val="0040782A"/>
    <w:rsid w:val="004109F2"/>
    <w:rsid w:val="004113A5"/>
    <w:rsid w:val="004113DA"/>
    <w:rsid w:val="004124EA"/>
    <w:rsid w:val="004127A0"/>
    <w:rsid w:val="00413315"/>
    <w:rsid w:val="00413492"/>
    <w:rsid w:val="00414100"/>
    <w:rsid w:val="00414AFF"/>
    <w:rsid w:val="00414C62"/>
    <w:rsid w:val="00414D7D"/>
    <w:rsid w:val="00414E0F"/>
    <w:rsid w:val="00416963"/>
    <w:rsid w:val="00416BE5"/>
    <w:rsid w:val="00416FA3"/>
    <w:rsid w:val="004176E1"/>
    <w:rsid w:val="00417BF9"/>
    <w:rsid w:val="004233E0"/>
    <w:rsid w:val="004260E1"/>
    <w:rsid w:val="004264F5"/>
    <w:rsid w:val="00426B67"/>
    <w:rsid w:val="00426C2A"/>
    <w:rsid w:val="004272B5"/>
    <w:rsid w:val="00427384"/>
    <w:rsid w:val="00433837"/>
    <w:rsid w:val="00434BF6"/>
    <w:rsid w:val="004368F8"/>
    <w:rsid w:val="00442D90"/>
    <w:rsid w:val="00442EE5"/>
    <w:rsid w:val="00442F4C"/>
    <w:rsid w:val="004433C3"/>
    <w:rsid w:val="00443535"/>
    <w:rsid w:val="00443ABA"/>
    <w:rsid w:val="004440B9"/>
    <w:rsid w:val="004451FD"/>
    <w:rsid w:val="004454BA"/>
    <w:rsid w:val="00446A10"/>
    <w:rsid w:val="00446AAA"/>
    <w:rsid w:val="00450018"/>
    <w:rsid w:val="00450E53"/>
    <w:rsid w:val="0045120F"/>
    <w:rsid w:val="004512CF"/>
    <w:rsid w:val="00451B2F"/>
    <w:rsid w:val="0045202E"/>
    <w:rsid w:val="004520E7"/>
    <w:rsid w:val="004522FE"/>
    <w:rsid w:val="00452AC5"/>
    <w:rsid w:val="0045357D"/>
    <w:rsid w:val="00453B37"/>
    <w:rsid w:val="00454BA3"/>
    <w:rsid w:val="00454C0A"/>
    <w:rsid w:val="00455704"/>
    <w:rsid w:val="00456368"/>
    <w:rsid w:val="0045778A"/>
    <w:rsid w:val="00460CA0"/>
    <w:rsid w:val="004617EE"/>
    <w:rsid w:val="004619E5"/>
    <w:rsid w:val="00461F38"/>
    <w:rsid w:val="0046278D"/>
    <w:rsid w:val="0046334E"/>
    <w:rsid w:val="0046358A"/>
    <w:rsid w:val="00465012"/>
    <w:rsid w:val="0046509D"/>
    <w:rsid w:val="0046543F"/>
    <w:rsid w:val="004654A4"/>
    <w:rsid w:val="004657B7"/>
    <w:rsid w:val="00470DC8"/>
    <w:rsid w:val="00472631"/>
    <w:rsid w:val="00473730"/>
    <w:rsid w:val="00473B84"/>
    <w:rsid w:val="00474232"/>
    <w:rsid w:val="004757ED"/>
    <w:rsid w:val="0047620F"/>
    <w:rsid w:val="00476309"/>
    <w:rsid w:val="0047672D"/>
    <w:rsid w:val="004772F0"/>
    <w:rsid w:val="00477984"/>
    <w:rsid w:val="004802B7"/>
    <w:rsid w:val="004814AA"/>
    <w:rsid w:val="004819FE"/>
    <w:rsid w:val="00481FB2"/>
    <w:rsid w:val="00482125"/>
    <w:rsid w:val="00482917"/>
    <w:rsid w:val="00483C55"/>
    <w:rsid w:val="00484405"/>
    <w:rsid w:val="00486A61"/>
    <w:rsid w:val="00487CC9"/>
    <w:rsid w:val="0049072A"/>
    <w:rsid w:val="00491BC5"/>
    <w:rsid w:val="00491BCA"/>
    <w:rsid w:val="00492A34"/>
    <w:rsid w:val="00493381"/>
    <w:rsid w:val="0049482E"/>
    <w:rsid w:val="00494965"/>
    <w:rsid w:val="00495581"/>
    <w:rsid w:val="00495AA8"/>
    <w:rsid w:val="00496638"/>
    <w:rsid w:val="004A0FB6"/>
    <w:rsid w:val="004A1010"/>
    <w:rsid w:val="004A23DD"/>
    <w:rsid w:val="004A2EB5"/>
    <w:rsid w:val="004A3526"/>
    <w:rsid w:val="004A366D"/>
    <w:rsid w:val="004A3A88"/>
    <w:rsid w:val="004A5124"/>
    <w:rsid w:val="004A5748"/>
    <w:rsid w:val="004A5FAD"/>
    <w:rsid w:val="004A69A2"/>
    <w:rsid w:val="004A6F42"/>
    <w:rsid w:val="004A7CCC"/>
    <w:rsid w:val="004B164A"/>
    <w:rsid w:val="004B2831"/>
    <w:rsid w:val="004B2E84"/>
    <w:rsid w:val="004B4107"/>
    <w:rsid w:val="004B430C"/>
    <w:rsid w:val="004B67FD"/>
    <w:rsid w:val="004B6F80"/>
    <w:rsid w:val="004B7390"/>
    <w:rsid w:val="004B78FF"/>
    <w:rsid w:val="004C14D7"/>
    <w:rsid w:val="004C1526"/>
    <w:rsid w:val="004C2C9A"/>
    <w:rsid w:val="004C30FB"/>
    <w:rsid w:val="004C32A1"/>
    <w:rsid w:val="004C383E"/>
    <w:rsid w:val="004C4583"/>
    <w:rsid w:val="004C4D5D"/>
    <w:rsid w:val="004C6C26"/>
    <w:rsid w:val="004D02C7"/>
    <w:rsid w:val="004D095F"/>
    <w:rsid w:val="004D0ACF"/>
    <w:rsid w:val="004D14A3"/>
    <w:rsid w:val="004D1D6F"/>
    <w:rsid w:val="004D4933"/>
    <w:rsid w:val="004D4BF5"/>
    <w:rsid w:val="004D59FC"/>
    <w:rsid w:val="004D5B18"/>
    <w:rsid w:val="004D688B"/>
    <w:rsid w:val="004E04C3"/>
    <w:rsid w:val="004E1329"/>
    <w:rsid w:val="004E27AB"/>
    <w:rsid w:val="004E2FC5"/>
    <w:rsid w:val="004E3E11"/>
    <w:rsid w:val="004E4AA9"/>
    <w:rsid w:val="004E6773"/>
    <w:rsid w:val="004E6BE2"/>
    <w:rsid w:val="004F16CF"/>
    <w:rsid w:val="004F19E7"/>
    <w:rsid w:val="004F1BEE"/>
    <w:rsid w:val="004F2966"/>
    <w:rsid w:val="004F44C9"/>
    <w:rsid w:val="004F5410"/>
    <w:rsid w:val="004F55EB"/>
    <w:rsid w:val="004F644B"/>
    <w:rsid w:val="004F67FF"/>
    <w:rsid w:val="004F6F27"/>
    <w:rsid w:val="004F78B2"/>
    <w:rsid w:val="005019A7"/>
    <w:rsid w:val="00502E91"/>
    <w:rsid w:val="005032FA"/>
    <w:rsid w:val="005033B5"/>
    <w:rsid w:val="0050464D"/>
    <w:rsid w:val="005047BB"/>
    <w:rsid w:val="005103AE"/>
    <w:rsid w:val="00510BFD"/>
    <w:rsid w:val="00511101"/>
    <w:rsid w:val="0051125D"/>
    <w:rsid w:val="005128F6"/>
    <w:rsid w:val="0051433A"/>
    <w:rsid w:val="00514483"/>
    <w:rsid w:val="005161E8"/>
    <w:rsid w:val="0051666F"/>
    <w:rsid w:val="00517EA8"/>
    <w:rsid w:val="005202A5"/>
    <w:rsid w:val="00520DB9"/>
    <w:rsid w:val="00521B45"/>
    <w:rsid w:val="00521CE8"/>
    <w:rsid w:val="00522881"/>
    <w:rsid w:val="00522AA6"/>
    <w:rsid w:val="005264CA"/>
    <w:rsid w:val="00526556"/>
    <w:rsid w:val="00526BE8"/>
    <w:rsid w:val="0053060B"/>
    <w:rsid w:val="00530EE7"/>
    <w:rsid w:val="00532B85"/>
    <w:rsid w:val="00535725"/>
    <w:rsid w:val="00535B7E"/>
    <w:rsid w:val="00535FC0"/>
    <w:rsid w:val="005368CD"/>
    <w:rsid w:val="00541607"/>
    <w:rsid w:val="0054185F"/>
    <w:rsid w:val="005418F5"/>
    <w:rsid w:val="00544B32"/>
    <w:rsid w:val="00545471"/>
    <w:rsid w:val="005459A0"/>
    <w:rsid w:val="00547757"/>
    <w:rsid w:val="0055135E"/>
    <w:rsid w:val="00551FD3"/>
    <w:rsid w:val="005530CE"/>
    <w:rsid w:val="005536FA"/>
    <w:rsid w:val="00553902"/>
    <w:rsid w:val="00553E6D"/>
    <w:rsid w:val="005551BF"/>
    <w:rsid w:val="00555C80"/>
    <w:rsid w:val="00555D11"/>
    <w:rsid w:val="00555D2F"/>
    <w:rsid w:val="0055616D"/>
    <w:rsid w:val="00557449"/>
    <w:rsid w:val="005577F3"/>
    <w:rsid w:val="00557971"/>
    <w:rsid w:val="0056023D"/>
    <w:rsid w:val="0056121B"/>
    <w:rsid w:val="00562DBE"/>
    <w:rsid w:val="00562FB7"/>
    <w:rsid w:val="00563107"/>
    <w:rsid w:val="0056341D"/>
    <w:rsid w:val="005645CA"/>
    <w:rsid w:val="00566B6D"/>
    <w:rsid w:val="00566B8B"/>
    <w:rsid w:val="00567198"/>
    <w:rsid w:val="0057132E"/>
    <w:rsid w:val="00572702"/>
    <w:rsid w:val="005737AA"/>
    <w:rsid w:val="00574A74"/>
    <w:rsid w:val="005756E1"/>
    <w:rsid w:val="00575A81"/>
    <w:rsid w:val="005762DA"/>
    <w:rsid w:val="00576550"/>
    <w:rsid w:val="00576CE6"/>
    <w:rsid w:val="00576FA7"/>
    <w:rsid w:val="00577074"/>
    <w:rsid w:val="00577442"/>
    <w:rsid w:val="005776D4"/>
    <w:rsid w:val="00580126"/>
    <w:rsid w:val="005801BA"/>
    <w:rsid w:val="00580A7E"/>
    <w:rsid w:val="005819FB"/>
    <w:rsid w:val="00581CC9"/>
    <w:rsid w:val="00582DC9"/>
    <w:rsid w:val="005841F9"/>
    <w:rsid w:val="00584259"/>
    <w:rsid w:val="005842F3"/>
    <w:rsid w:val="005853A9"/>
    <w:rsid w:val="005854F2"/>
    <w:rsid w:val="005866BA"/>
    <w:rsid w:val="00587416"/>
    <w:rsid w:val="00587EE0"/>
    <w:rsid w:val="00590D45"/>
    <w:rsid w:val="00591691"/>
    <w:rsid w:val="00592210"/>
    <w:rsid w:val="00592907"/>
    <w:rsid w:val="00594413"/>
    <w:rsid w:val="0059787D"/>
    <w:rsid w:val="005A07E3"/>
    <w:rsid w:val="005A103E"/>
    <w:rsid w:val="005A1328"/>
    <w:rsid w:val="005A1484"/>
    <w:rsid w:val="005A3F08"/>
    <w:rsid w:val="005A4BE1"/>
    <w:rsid w:val="005A6742"/>
    <w:rsid w:val="005A6807"/>
    <w:rsid w:val="005A6EC2"/>
    <w:rsid w:val="005A71B6"/>
    <w:rsid w:val="005A7434"/>
    <w:rsid w:val="005A7566"/>
    <w:rsid w:val="005A7E4B"/>
    <w:rsid w:val="005B0BF6"/>
    <w:rsid w:val="005B1777"/>
    <w:rsid w:val="005B2B5C"/>
    <w:rsid w:val="005B2C14"/>
    <w:rsid w:val="005B3677"/>
    <w:rsid w:val="005B39DE"/>
    <w:rsid w:val="005B40AA"/>
    <w:rsid w:val="005B5271"/>
    <w:rsid w:val="005B6797"/>
    <w:rsid w:val="005B6B09"/>
    <w:rsid w:val="005B6C1E"/>
    <w:rsid w:val="005C04B1"/>
    <w:rsid w:val="005C07B1"/>
    <w:rsid w:val="005C0D8F"/>
    <w:rsid w:val="005C1033"/>
    <w:rsid w:val="005C1472"/>
    <w:rsid w:val="005C1D5D"/>
    <w:rsid w:val="005C3A42"/>
    <w:rsid w:val="005C3E80"/>
    <w:rsid w:val="005C5407"/>
    <w:rsid w:val="005C5B04"/>
    <w:rsid w:val="005C5D77"/>
    <w:rsid w:val="005C6249"/>
    <w:rsid w:val="005C663B"/>
    <w:rsid w:val="005D26BA"/>
    <w:rsid w:val="005D26BB"/>
    <w:rsid w:val="005D30A1"/>
    <w:rsid w:val="005D37CE"/>
    <w:rsid w:val="005D3D2C"/>
    <w:rsid w:val="005D5618"/>
    <w:rsid w:val="005D5EC4"/>
    <w:rsid w:val="005D74FC"/>
    <w:rsid w:val="005D7A02"/>
    <w:rsid w:val="005E123D"/>
    <w:rsid w:val="005E183A"/>
    <w:rsid w:val="005E18FC"/>
    <w:rsid w:val="005E21F3"/>
    <w:rsid w:val="005E3A11"/>
    <w:rsid w:val="005E3B18"/>
    <w:rsid w:val="005E3CE4"/>
    <w:rsid w:val="005E3D40"/>
    <w:rsid w:val="005E425E"/>
    <w:rsid w:val="005E44E3"/>
    <w:rsid w:val="005E4FFB"/>
    <w:rsid w:val="005E5387"/>
    <w:rsid w:val="005E610B"/>
    <w:rsid w:val="005E6E17"/>
    <w:rsid w:val="005E6EAC"/>
    <w:rsid w:val="005F027D"/>
    <w:rsid w:val="005F06D3"/>
    <w:rsid w:val="005F14B9"/>
    <w:rsid w:val="005F17EF"/>
    <w:rsid w:val="005F1DF6"/>
    <w:rsid w:val="005F2A63"/>
    <w:rsid w:val="005F33B3"/>
    <w:rsid w:val="005F35E3"/>
    <w:rsid w:val="005F3EDA"/>
    <w:rsid w:val="005F4520"/>
    <w:rsid w:val="005F48FA"/>
    <w:rsid w:val="005F5023"/>
    <w:rsid w:val="005F575D"/>
    <w:rsid w:val="005F5DBE"/>
    <w:rsid w:val="005F5F55"/>
    <w:rsid w:val="005F6068"/>
    <w:rsid w:val="005F63AA"/>
    <w:rsid w:val="005F659A"/>
    <w:rsid w:val="005F65A3"/>
    <w:rsid w:val="00601014"/>
    <w:rsid w:val="006014FC"/>
    <w:rsid w:val="00603F8D"/>
    <w:rsid w:val="00604D28"/>
    <w:rsid w:val="00604EEF"/>
    <w:rsid w:val="00604F7C"/>
    <w:rsid w:val="00605DED"/>
    <w:rsid w:val="00606B21"/>
    <w:rsid w:val="00606FD6"/>
    <w:rsid w:val="006104CA"/>
    <w:rsid w:val="0061108F"/>
    <w:rsid w:val="006122F1"/>
    <w:rsid w:val="0061314C"/>
    <w:rsid w:val="00615CEC"/>
    <w:rsid w:val="006164CE"/>
    <w:rsid w:val="00617AA9"/>
    <w:rsid w:val="00621186"/>
    <w:rsid w:val="00621644"/>
    <w:rsid w:val="00621674"/>
    <w:rsid w:val="00621B3D"/>
    <w:rsid w:val="00621E88"/>
    <w:rsid w:val="006229A7"/>
    <w:rsid w:val="006238D3"/>
    <w:rsid w:val="006255A7"/>
    <w:rsid w:val="00625BDA"/>
    <w:rsid w:val="00630E30"/>
    <w:rsid w:val="0063334D"/>
    <w:rsid w:val="00633D5B"/>
    <w:rsid w:val="00633FB9"/>
    <w:rsid w:val="00637082"/>
    <w:rsid w:val="00637990"/>
    <w:rsid w:val="00637CC3"/>
    <w:rsid w:val="00640BC8"/>
    <w:rsid w:val="0064130B"/>
    <w:rsid w:val="00641C9D"/>
    <w:rsid w:val="0064255E"/>
    <w:rsid w:val="006432F3"/>
    <w:rsid w:val="00643535"/>
    <w:rsid w:val="0064360C"/>
    <w:rsid w:val="00644E18"/>
    <w:rsid w:val="00646F00"/>
    <w:rsid w:val="00650DD3"/>
    <w:rsid w:val="00653664"/>
    <w:rsid w:val="0065619C"/>
    <w:rsid w:val="00656747"/>
    <w:rsid w:val="00657479"/>
    <w:rsid w:val="0065783C"/>
    <w:rsid w:val="00657CD0"/>
    <w:rsid w:val="00657CE5"/>
    <w:rsid w:val="00657E1D"/>
    <w:rsid w:val="00660B88"/>
    <w:rsid w:val="00661C81"/>
    <w:rsid w:val="00661F40"/>
    <w:rsid w:val="00662876"/>
    <w:rsid w:val="00663097"/>
    <w:rsid w:val="00663673"/>
    <w:rsid w:val="00664BE1"/>
    <w:rsid w:val="00666DF1"/>
    <w:rsid w:val="00667348"/>
    <w:rsid w:val="00667992"/>
    <w:rsid w:val="00667F15"/>
    <w:rsid w:val="00670384"/>
    <w:rsid w:val="00673430"/>
    <w:rsid w:val="00673722"/>
    <w:rsid w:val="0067454C"/>
    <w:rsid w:val="00675022"/>
    <w:rsid w:val="00675080"/>
    <w:rsid w:val="006752D4"/>
    <w:rsid w:val="00675973"/>
    <w:rsid w:val="00676448"/>
    <w:rsid w:val="00676674"/>
    <w:rsid w:val="006766C3"/>
    <w:rsid w:val="00677B50"/>
    <w:rsid w:val="00680173"/>
    <w:rsid w:val="006811CB"/>
    <w:rsid w:val="00681378"/>
    <w:rsid w:val="006834B3"/>
    <w:rsid w:val="00683E25"/>
    <w:rsid w:val="00684FCE"/>
    <w:rsid w:val="0068693E"/>
    <w:rsid w:val="00686BD1"/>
    <w:rsid w:val="00686D2E"/>
    <w:rsid w:val="00686E03"/>
    <w:rsid w:val="00690239"/>
    <w:rsid w:val="0069171A"/>
    <w:rsid w:val="00691E78"/>
    <w:rsid w:val="00692934"/>
    <w:rsid w:val="0069432B"/>
    <w:rsid w:val="00695414"/>
    <w:rsid w:val="006977EA"/>
    <w:rsid w:val="00697D61"/>
    <w:rsid w:val="006A25F1"/>
    <w:rsid w:val="006A2A45"/>
    <w:rsid w:val="006A2FB1"/>
    <w:rsid w:val="006A3078"/>
    <w:rsid w:val="006A5B89"/>
    <w:rsid w:val="006B0FD6"/>
    <w:rsid w:val="006B15AC"/>
    <w:rsid w:val="006B1698"/>
    <w:rsid w:val="006B17B9"/>
    <w:rsid w:val="006B1A75"/>
    <w:rsid w:val="006B3613"/>
    <w:rsid w:val="006B47A9"/>
    <w:rsid w:val="006B4E1E"/>
    <w:rsid w:val="006B4EB3"/>
    <w:rsid w:val="006B539F"/>
    <w:rsid w:val="006B5D6D"/>
    <w:rsid w:val="006B5F5A"/>
    <w:rsid w:val="006B6154"/>
    <w:rsid w:val="006B6BF4"/>
    <w:rsid w:val="006C0398"/>
    <w:rsid w:val="006C06E6"/>
    <w:rsid w:val="006C0C66"/>
    <w:rsid w:val="006C1E59"/>
    <w:rsid w:val="006C3E62"/>
    <w:rsid w:val="006C3EC9"/>
    <w:rsid w:val="006C5392"/>
    <w:rsid w:val="006C60DA"/>
    <w:rsid w:val="006C633A"/>
    <w:rsid w:val="006C64BE"/>
    <w:rsid w:val="006C6E1F"/>
    <w:rsid w:val="006C74A3"/>
    <w:rsid w:val="006C7BF9"/>
    <w:rsid w:val="006D140C"/>
    <w:rsid w:val="006D1464"/>
    <w:rsid w:val="006D16C4"/>
    <w:rsid w:val="006D22FF"/>
    <w:rsid w:val="006D27F5"/>
    <w:rsid w:val="006D48A4"/>
    <w:rsid w:val="006D4A84"/>
    <w:rsid w:val="006D5CE9"/>
    <w:rsid w:val="006D70EC"/>
    <w:rsid w:val="006D712C"/>
    <w:rsid w:val="006D7630"/>
    <w:rsid w:val="006D7769"/>
    <w:rsid w:val="006E03DC"/>
    <w:rsid w:val="006E0472"/>
    <w:rsid w:val="006E0520"/>
    <w:rsid w:val="006E36DC"/>
    <w:rsid w:val="006E414C"/>
    <w:rsid w:val="006E50A4"/>
    <w:rsid w:val="006E52C2"/>
    <w:rsid w:val="006E5C67"/>
    <w:rsid w:val="006E640A"/>
    <w:rsid w:val="006E6615"/>
    <w:rsid w:val="006E790C"/>
    <w:rsid w:val="006F0EF2"/>
    <w:rsid w:val="006F139F"/>
    <w:rsid w:val="006F30F5"/>
    <w:rsid w:val="006F3668"/>
    <w:rsid w:val="006F506D"/>
    <w:rsid w:val="006F53CE"/>
    <w:rsid w:val="006F53E0"/>
    <w:rsid w:val="006F569A"/>
    <w:rsid w:val="006F57C9"/>
    <w:rsid w:val="006F799E"/>
    <w:rsid w:val="0070027F"/>
    <w:rsid w:val="007058D7"/>
    <w:rsid w:val="007078E7"/>
    <w:rsid w:val="00710E3C"/>
    <w:rsid w:val="00711B56"/>
    <w:rsid w:val="00714463"/>
    <w:rsid w:val="00714D9D"/>
    <w:rsid w:val="00715337"/>
    <w:rsid w:val="00716F47"/>
    <w:rsid w:val="007202AD"/>
    <w:rsid w:val="0072143C"/>
    <w:rsid w:val="00721CFE"/>
    <w:rsid w:val="00721F59"/>
    <w:rsid w:val="00722475"/>
    <w:rsid w:val="00722719"/>
    <w:rsid w:val="0072344F"/>
    <w:rsid w:val="0072593D"/>
    <w:rsid w:val="007259DD"/>
    <w:rsid w:val="00725BC3"/>
    <w:rsid w:val="0072706E"/>
    <w:rsid w:val="00727FF5"/>
    <w:rsid w:val="0073058E"/>
    <w:rsid w:val="00731386"/>
    <w:rsid w:val="00731AD5"/>
    <w:rsid w:val="00731BF9"/>
    <w:rsid w:val="00733FDB"/>
    <w:rsid w:val="007348D3"/>
    <w:rsid w:val="0073600B"/>
    <w:rsid w:val="0073639E"/>
    <w:rsid w:val="007369B9"/>
    <w:rsid w:val="00736B01"/>
    <w:rsid w:val="00737C99"/>
    <w:rsid w:val="00741069"/>
    <w:rsid w:val="00741953"/>
    <w:rsid w:val="00741BDB"/>
    <w:rsid w:val="00742399"/>
    <w:rsid w:val="00743D35"/>
    <w:rsid w:val="00744FB7"/>
    <w:rsid w:val="00747E34"/>
    <w:rsid w:val="0075148D"/>
    <w:rsid w:val="007519FE"/>
    <w:rsid w:val="00751C93"/>
    <w:rsid w:val="00752328"/>
    <w:rsid w:val="007523B8"/>
    <w:rsid w:val="00752B0B"/>
    <w:rsid w:val="00753587"/>
    <w:rsid w:val="007546F1"/>
    <w:rsid w:val="00755147"/>
    <w:rsid w:val="00755227"/>
    <w:rsid w:val="007607A8"/>
    <w:rsid w:val="007620EB"/>
    <w:rsid w:val="00763D1A"/>
    <w:rsid w:val="007647DD"/>
    <w:rsid w:val="00765A3C"/>
    <w:rsid w:val="007669D7"/>
    <w:rsid w:val="00766F43"/>
    <w:rsid w:val="00767856"/>
    <w:rsid w:val="00767A57"/>
    <w:rsid w:val="00771A98"/>
    <w:rsid w:val="00772ED3"/>
    <w:rsid w:val="007736AD"/>
    <w:rsid w:val="0077419D"/>
    <w:rsid w:val="00775933"/>
    <w:rsid w:val="00775C93"/>
    <w:rsid w:val="0077730B"/>
    <w:rsid w:val="0077737E"/>
    <w:rsid w:val="00777E0E"/>
    <w:rsid w:val="00780BC1"/>
    <w:rsid w:val="00780D06"/>
    <w:rsid w:val="00780F29"/>
    <w:rsid w:val="007825C7"/>
    <w:rsid w:val="00782ECA"/>
    <w:rsid w:val="00783138"/>
    <w:rsid w:val="00784EDB"/>
    <w:rsid w:val="00785123"/>
    <w:rsid w:val="007854C6"/>
    <w:rsid w:val="0078551B"/>
    <w:rsid w:val="00786FE1"/>
    <w:rsid w:val="00787371"/>
    <w:rsid w:val="00787951"/>
    <w:rsid w:val="007879C7"/>
    <w:rsid w:val="00790764"/>
    <w:rsid w:val="007941D3"/>
    <w:rsid w:val="00795559"/>
    <w:rsid w:val="00795845"/>
    <w:rsid w:val="00797E38"/>
    <w:rsid w:val="007A0A62"/>
    <w:rsid w:val="007A1993"/>
    <w:rsid w:val="007A1F1E"/>
    <w:rsid w:val="007A1FCD"/>
    <w:rsid w:val="007A21EA"/>
    <w:rsid w:val="007A67DC"/>
    <w:rsid w:val="007A6DD2"/>
    <w:rsid w:val="007A79FB"/>
    <w:rsid w:val="007A7EA9"/>
    <w:rsid w:val="007B07AD"/>
    <w:rsid w:val="007B30D8"/>
    <w:rsid w:val="007B50C2"/>
    <w:rsid w:val="007B5667"/>
    <w:rsid w:val="007B6363"/>
    <w:rsid w:val="007B6524"/>
    <w:rsid w:val="007B6CDA"/>
    <w:rsid w:val="007B731A"/>
    <w:rsid w:val="007B768C"/>
    <w:rsid w:val="007B77ED"/>
    <w:rsid w:val="007C013E"/>
    <w:rsid w:val="007C0A9C"/>
    <w:rsid w:val="007C181A"/>
    <w:rsid w:val="007C3BE8"/>
    <w:rsid w:val="007C3D86"/>
    <w:rsid w:val="007C456E"/>
    <w:rsid w:val="007C4E26"/>
    <w:rsid w:val="007C6FA9"/>
    <w:rsid w:val="007C76AA"/>
    <w:rsid w:val="007C77AF"/>
    <w:rsid w:val="007C79B2"/>
    <w:rsid w:val="007D051E"/>
    <w:rsid w:val="007D1A64"/>
    <w:rsid w:val="007D1FB7"/>
    <w:rsid w:val="007D2AE8"/>
    <w:rsid w:val="007D3B3E"/>
    <w:rsid w:val="007D445C"/>
    <w:rsid w:val="007D61A7"/>
    <w:rsid w:val="007D6EEB"/>
    <w:rsid w:val="007D6F09"/>
    <w:rsid w:val="007D7631"/>
    <w:rsid w:val="007D7930"/>
    <w:rsid w:val="007E011D"/>
    <w:rsid w:val="007E011F"/>
    <w:rsid w:val="007E1606"/>
    <w:rsid w:val="007E165D"/>
    <w:rsid w:val="007E25D9"/>
    <w:rsid w:val="007E309F"/>
    <w:rsid w:val="007E565E"/>
    <w:rsid w:val="007E6482"/>
    <w:rsid w:val="007E64C8"/>
    <w:rsid w:val="007E672A"/>
    <w:rsid w:val="007E6839"/>
    <w:rsid w:val="007F002B"/>
    <w:rsid w:val="007F3631"/>
    <w:rsid w:val="007F492C"/>
    <w:rsid w:val="007F4C74"/>
    <w:rsid w:val="007F4D5E"/>
    <w:rsid w:val="007F66D0"/>
    <w:rsid w:val="007F69FB"/>
    <w:rsid w:val="00801657"/>
    <w:rsid w:val="00801943"/>
    <w:rsid w:val="00803113"/>
    <w:rsid w:val="00804793"/>
    <w:rsid w:val="00804AB3"/>
    <w:rsid w:val="00805794"/>
    <w:rsid w:val="00805F31"/>
    <w:rsid w:val="008063BF"/>
    <w:rsid w:val="008076BB"/>
    <w:rsid w:val="00807960"/>
    <w:rsid w:val="0081053C"/>
    <w:rsid w:val="00810765"/>
    <w:rsid w:val="00810BEE"/>
    <w:rsid w:val="00810EB2"/>
    <w:rsid w:val="00812DBB"/>
    <w:rsid w:val="00813165"/>
    <w:rsid w:val="00813805"/>
    <w:rsid w:val="00814C7E"/>
    <w:rsid w:val="00815BAB"/>
    <w:rsid w:val="008165F8"/>
    <w:rsid w:val="00817314"/>
    <w:rsid w:val="00817A3F"/>
    <w:rsid w:val="00820E42"/>
    <w:rsid w:val="0082183C"/>
    <w:rsid w:val="008229CA"/>
    <w:rsid w:val="0082477F"/>
    <w:rsid w:val="008248DA"/>
    <w:rsid w:val="00825384"/>
    <w:rsid w:val="00825A71"/>
    <w:rsid w:val="008308F4"/>
    <w:rsid w:val="008338B7"/>
    <w:rsid w:val="00833ABA"/>
    <w:rsid w:val="00833BBB"/>
    <w:rsid w:val="00833E0E"/>
    <w:rsid w:val="008348DB"/>
    <w:rsid w:val="0083541B"/>
    <w:rsid w:val="008356FA"/>
    <w:rsid w:val="00836801"/>
    <w:rsid w:val="00840B6B"/>
    <w:rsid w:val="00840E88"/>
    <w:rsid w:val="00843804"/>
    <w:rsid w:val="008441DF"/>
    <w:rsid w:val="0084592D"/>
    <w:rsid w:val="00845CB8"/>
    <w:rsid w:val="008468E8"/>
    <w:rsid w:val="008472D9"/>
    <w:rsid w:val="00850519"/>
    <w:rsid w:val="008508EF"/>
    <w:rsid w:val="00850988"/>
    <w:rsid w:val="0085099B"/>
    <w:rsid w:val="00851AB3"/>
    <w:rsid w:val="00851B65"/>
    <w:rsid w:val="00851B89"/>
    <w:rsid w:val="00853130"/>
    <w:rsid w:val="00855423"/>
    <w:rsid w:val="00855AC4"/>
    <w:rsid w:val="00855B4C"/>
    <w:rsid w:val="00856117"/>
    <w:rsid w:val="00856843"/>
    <w:rsid w:val="00856965"/>
    <w:rsid w:val="00857C4C"/>
    <w:rsid w:val="00862426"/>
    <w:rsid w:val="00863415"/>
    <w:rsid w:val="008638AD"/>
    <w:rsid w:val="008641ED"/>
    <w:rsid w:val="00864944"/>
    <w:rsid w:val="00864CA3"/>
    <w:rsid w:val="0086636E"/>
    <w:rsid w:val="00866977"/>
    <w:rsid w:val="00870874"/>
    <w:rsid w:val="00870C0E"/>
    <w:rsid w:val="00870E19"/>
    <w:rsid w:val="008720F9"/>
    <w:rsid w:val="00872252"/>
    <w:rsid w:val="00872506"/>
    <w:rsid w:val="0087597C"/>
    <w:rsid w:val="00876174"/>
    <w:rsid w:val="008768D6"/>
    <w:rsid w:val="0087738A"/>
    <w:rsid w:val="00877E91"/>
    <w:rsid w:val="008809F7"/>
    <w:rsid w:val="00880A7B"/>
    <w:rsid w:val="0088113B"/>
    <w:rsid w:val="008813F5"/>
    <w:rsid w:val="008824D8"/>
    <w:rsid w:val="00883189"/>
    <w:rsid w:val="00883256"/>
    <w:rsid w:val="008832E6"/>
    <w:rsid w:val="00884DBC"/>
    <w:rsid w:val="00885ED2"/>
    <w:rsid w:val="00886B71"/>
    <w:rsid w:val="00890727"/>
    <w:rsid w:val="008920DF"/>
    <w:rsid w:val="008920F0"/>
    <w:rsid w:val="0089346F"/>
    <w:rsid w:val="008937FB"/>
    <w:rsid w:val="00893FBC"/>
    <w:rsid w:val="008945A4"/>
    <w:rsid w:val="00894F64"/>
    <w:rsid w:val="00897582"/>
    <w:rsid w:val="008A09F9"/>
    <w:rsid w:val="008A0D57"/>
    <w:rsid w:val="008A0F76"/>
    <w:rsid w:val="008A1158"/>
    <w:rsid w:val="008A11D3"/>
    <w:rsid w:val="008A146B"/>
    <w:rsid w:val="008A1A14"/>
    <w:rsid w:val="008A2662"/>
    <w:rsid w:val="008A2D72"/>
    <w:rsid w:val="008A3A93"/>
    <w:rsid w:val="008A4068"/>
    <w:rsid w:val="008A426F"/>
    <w:rsid w:val="008B0D9B"/>
    <w:rsid w:val="008B27C5"/>
    <w:rsid w:val="008B2B9A"/>
    <w:rsid w:val="008B39A8"/>
    <w:rsid w:val="008B3F63"/>
    <w:rsid w:val="008B581B"/>
    <w:rsid w:val="008B6F83"/>
    <w:rsid w:val="008B78E1"/>
    <w:rsid w:val="008B7A4D"/>
    <w:rsid w:val="008C0D1C"/>
    <w:rsid w:val="008C1563"/>
    <w:rsid w:val="008C26B4"/>
    <w:rsid w:val="008C3090"/>
    <w:rsid w:val="008C3B63"/>
    <w:rsid w:val="008C3DB2"/>
    <w:rsid w:val="008C4628"/>
    <w:rsid w:val="008C4B89"/>
    <w:rsid w:val="008C5CF4"/>
    <w:rsid w:val="008C5F82"/>
    <w:rsid w:val="008C72FC"/>
    <w:rsid w:val="008C7849"/>
    <w:rsid w:val="008C7961"/>
    <w:rsid w:val="008D0D62"/>
    <w:rsid w:val="008D14BD"/>
    <w:rsid w:val="008D2A56"/>
    <w:rsid w:val="008D36E0"/>
    <w:rsid w:val="008D379E"/>
    <w:rsid w:val="008D3BDF"/>
    <w:rsid w:val="008D4E15"/>
    <w:rsid w:val="008D7F0E"/>
    <w:rsid w:val="008E0778"/>
    <w:rsid w:val="008E33F2"/>
    <w:rsid w:val="008E3B6B"/>
    <w:rsid w:val="008E3E2C"/>
    <w:rsid w:val="008E4624"/>
    <w:rsid w:val="008E5553"/>
    <w:rsid w:val="008E5A51"/>
    <w:rsid w:val="008E5D35"/>
    <w:rsid w:val="008E6C36"/>
    <w:rsid w:val="008F0196"/>
    <w:rsid w:val="008F3FF1"/>
    <w:rsid w:val="008F48C3"/>
    <w:rsid w:val="008F53B9"/>
    <w:rsid w:val="008F5E32"/>
    <w:rsid w:val="008F668C"/>
    <w:rsid w:val="008F7554"/>
    <w:rsid w:val="008F7B90"/>
    <w:rsid w:val="00900299"/>
    <w:rsid w:val="009008FD"/>
    <w:rsid w:val="00901A04"/>
    <w:rsid w:val="00904958"/>
    <w:rsid w:val="009051EC"/>
    <w:rsid w:val="00905754"/>
    <w:rsid w:val="00905C39"/>
    <w:rsid w:val="0090622F"/>
    <w:rsid w:val="009079E2"/>
    <w:rsid w:val="00907B04"/>
    <w:rsid w:val="009106BB"/>
    <w:rsid w:val="00910773"/>
    <w:rsid w:val="0091085A"/>
    <w:rsid w:val="00911B99"/>
    <w:rsid w:val="0091222D"/>
    <w:rsid w:val="0091322B"/>
    <w:rsid w:val="00914DCF"/>
    <w:rsid w:val="009154B2"/>
    <w:rsid w:val="00915D0B"/>
    <w:rsid w:val="00915F5C"/>
    <w:rsid w:val="00915FB1"/>
    <w:rsid w:val="009160E3"/>
    <w:rsid w:val="00916416"/>
    <w:rsid w:val="009174A3"/>
    <w:rsid w:val="009174AA"/>
    <w:rsid w:val="009203C7"/>
    <w:rsid w:val="00921372"/>
    <w:rsid w:val="009233DA"/>
    <w:rsid w:val="00923F20"/>
    <w:rsid w:val="0092505E"/>
    <w:rsid w:val="00927698"/>
    <w:rsid w:val="009279BE"/>
    <w:rsid w:val="00930D5E"/>
    <w:rsid w:val="0093107C"/>
    <w:rsid w:val="009314F9"/>
    <w:rsid w:val="00931E8D"/>
    <w:rsid w:val="00933687"/>
    <w:rsid w:val="00934EF5"/>
    <w:rsid w:val="00935E37"/>
    <w:rsid w:val="009364F4"/>
    <w:rsid w:val="00941702"/>
    <w:rsid w:val="00943150"/>
    <w:rsid w:val="00943840"/>
    <w:rsid w:val="009448A4"/>
    <w:rsid w:val="00944F9D"/>
    <w:rsid w:val="00945108"/>
    <w:rsid w:val="0094571E"/>
    <w:rsid w:val="00945AB5"/>
    <w:rsid w:val="009464FC"/>
    <w:rsid w:val="0094739B"/>
    <w:rsid w:val="009523F5"/>
    <w:rsid w:val="00952435"/>
    <w:rsid w:val="0095247C"/>
    <w:rsid w:val="009554EF"/>
    <w:rsid w:val="00956926"/>
    <w:rsid w:val="009574F7"/>
    <w:rsid w:val="00957872"/>
    <w:rsid w:val="009579B4"/>
    <w:rsid w:val="00960014"/>
    <w:rsid w:val="0096207C"/>
    <w:rsid w:val="00965573"/>
    <w:rsid w:val="00970282"/>
    <w:rsid w:val="00970A77"/>
    <w:rsid w:val="00970D32"/>
    <w:rsid w:val="00970D8F"/>
    <w:rsid w:val="00971633"/>
    <w:rsid w:val="00974B2C"/>
    <w:rsid w:val="00975004"/>
    <w:rsid w:val="009755CB"/>
    <w:rsid w:val="009771FF"/>
    <w:rsid w:val="00982052"/>
    <w:rsid w:val="00982336"/>
    <w:rsid w:val="00985AB7"/>
    <w:rsid w:val="00985B4B"/>
    <w:rsid w:val="00985C36"/>
    <w:rsid w:val="0098615C"/>
    <w:rsid w:val="00986556"/>
    <w:rsid w:val="00986E6D"/>
    <w:rsid w:val="00986E8F"/>
    <w:rsid w:val="00986EA0"/>
    <w:rsid w:val="009874FD"/>
    <w:rsid w:val="00987595"/>
    <w:rsid w:val="0099030A"/>
    <w:rsid w:val="00990689"/>
    <w:rsid w:val="009913D1"/>
    <w:rsid w:val="009928F7"/>
    <w:rsid w:val="00995643"/>
    <w:rsid w:val="00995F20"/>
    <w:rsid w:val="00995F39"/>
    <w:rsid w:val="00997449"/>
    <w:rsid w:val="009A0672"/>
    <w:rsid w:val="009A1C36"/>
    <w:rsid w:val="009A49D9"/>
    <w:rsid w:val="009A52C1"/>
    <w:rsid w:val="009A5B37"/>
    <w:rsid w:val="009A5CE3"/>
    <w:rsid w:val="009A60C7"/>
    <w:rsid w:val="009A6EBA"/>
    <w:rsid w:val="009A7376"/>
    <w:rsid w:val="009B230A"/>
    <w:rsid w:val="009B2EC8"/>
    <w:rsid w:val="009B3205"/>
    <w:rsid w:val="009B36B5"/>
    <w:rsid w:val="009B4E86"/>
    <w:rsid w:val="009B5E0A"/>
    <w:rsid w:val="009B6691"/>
    <w:rsid w:val="009B6890"/>
    <w:rsid w:val="009B6947"/>
    <w:rsid w:val="009B7A8E"/>
    <w:rsid w:val="009C39B0"/>
    <w:rsid w:val="009C4955"/>
    <w:rsid w:val="009C6861"/>
    <w:rsid w:val="009C7472"/>
    <w:rsid w:val="009C7F80"/>
    <w:rsid w:val="009D12E7"/>
    <w:rsid w:val="009D16C8"/>
    <w:rsid w:val="009D2790"/>
    <w:rsid w:val="009D2974"/>
    <w:rsid w:val="009D2B06"/>
    <w:rsid w:val="009D3800"/>
    <w:rsid w:val="009D4E90"/>
    <w:rsid w:val="009D7CC4"/>
    <w:rsid w:val="009E0899"/>
    <w:rsid w:val="009E0B5B"/>
    <w:rsid w:val="009E113D"/>
    <w:rsid w:val="009E2220"/>
    <w:rsid w:val="009E24A3"/>
    <w:rsid w:val="009E2A18"/>
    <w:rsid w:val="009E3EC0"/>
    <w:rsid w:val="009E3FBA"/>
    <w:rsid w:val="009E4781"/>
    <w:rsid w:val="009E5013"/>
    <w:rsid w:val="009E5F4F"/>
    <w:rsid w:val="009E6B23"/>
    <w:rsid w:val="009E6FA9"/>
    <w:rsid w:val="009E7F8C"/>
    <w:rsid w:val="009F02D4"/>
    <w:rsid w:val="009F0B88"/>
    <w:rsid w:val="009F1C18"/>
    <w:rsid w:val="009F2BE4"/>
    <w:rsid w:val="009F2FDD"/>
    <w:rsid w:val="009F344F"/>
    <w:rsid w:val="009F50AF"/>
    <w:rsid w:val="009F6013"/>
    <w:rsid w:val="00A0060A"/>
    <w:rsid w:val="00A016F8"/>
    <w:rsid w:val="00A01FBB"/>
    <w:rsid w:val="00A031F4"/>
    <w:rsid w:val="00A059BE"/>
    <w:rsid w:val="00A05E42"/>
    <w:rsid w:val="00A06D55"/>
    <w:rsid w:val="00A06EAB"/>
    <w:rsid w:val="00A07651"/>
    <w:rsid w:val="00A07D1D"/>
    <w:rsid w:val="00A127B9"/>
    <w:rsid w:val="00A12B18"/>
    <w:rsid w:val="00A14564"/>
    <w:rsid w:val="00A1701E"/>
    <w:rsid w:val="00A209DE"/>
    <w:rsid w:val="00A20D58"/>
    <w:rsid w:val="00A20E26"/>
    <w:rsid w:val="00A2205D"/>
    <w:rsid w:val="00A22201"/>
    <w:rsid w:val="00A2275E"/>
    <w:rsid w:val="00A233EA"/>
    <w:rsid w:val="00A240D5"/>
    <w:rsid w:val="00A24200"/>
    <w:rsid w:val="00A2451E"/>
    <w:rsid w:val="00A24D9A"/>
    <w:rsid w:val="00A270A4"/>
    <w:rsid w:val="00A2787A"/>
    <w:rsid w:val="00A30B8F"/>
    <w:rsid w:val="00A32C2B"/>
    <w:rsid w:val="00A34644"/>
    <w:rsid w:val="00A35416"/>
    <w:rsid w:val="00A40D30"/>
    <w:rsid w:val="00A4119E"/>
    <w:rsid w:val="00A41C99"/>
    <w:rsid w:val="00A43326"/>
    <w:rsid w:val="00A4549B"/>
    <w:rsid w:val="00A4649B"/>
    <w:rsid w:val="00A46661"/>
    <w:rsid w:val="00A472E6"/>
    <w:rsid w:val="00A50D8D"/>
    <w:rsid w:val="00A5102F"/>
    <w:rsid w:val="00A530D0"/>
    <w:rsid w:val="00A53BAA"/>
    <w:rsid w:val="00A540FE"/>
    <w:rsid w:val="00A5566C"/>
    <w:rsid w:val="00A55859"/>
    <w:rsid w:val="00A55CC4"/>
    <w:rsid w:val="00A568D8"/>
    <w:rsid w:val="00A575E8"/>
    <w:rsid w:val="00A609B5"/>
    <w:rsid w:val="00A6393A"/>
    <w:rsid w:val="00A64881"/>
    <w:rsid w:val="00A70961"/>
    <w:rsid w:val="00A70A74"/>
    <w:rsid w:val="00A70EEB"/>
    <w:rsid w:val="00A70F80"/>
    <w:rsid w:val="00A71540"/>
    <w:rsid w:val="00A71B86"/>
    <w:rsid w:val="00A7561E"/>
    <w:rsid w:val="00A763CC"/>
    <w:rsid w:val="00A76E6E"/>
    <w:rsid w:val="00A77A67"/>
    <w:rsid w:val="00A77FA6"/>
    <w:rsid w:val="00A80713"/>
    <w:rsid w:val="00A8086A"/>
    <w:rsid w:val="00A81706"/>
    <w:rsid w:val="00A81AEA"/>
    <w:rsid w:val="00A82366"/>
    <w:rsid w:val="00A845EA"/>
    <w:rsid w:val="00A8526E"/>
    <w:rsid w:val="00A85985"/>
    <w:rsid w:val="00A86613"/>
    <w:rsid w:val="00A876C6"/>
    <w:rsid w:val="00A877AE"/>
    <w:rsid w:val="00A90036"/>
    <w:rsid w:val="00A907DE"/>
    <w:rsid w:val="00A912FE"/>
    <w:rsid w:val="00A937A9"/>
    <w:rsid w:val="00A93D09"/>
    <w:rsid w:val="00A9538F"/>
    <w:rsid w:val="00A96E44"/>
    <w:rsid w:val="00A9799E"/>
    <w:rsid w:val="00AA04FA"/>
    <w:rsid w:val="00AA0547"/>
    <w:rsid w:val="00AA0B50"/>
    <w:rsid w:val="00AA0F24"/>
    <w:rsid w:val="00AA1E68"/>
    <w:rsid w:val="00AA3BD1"/>
    <w:rsid w:val="00AA4EC6"/>
    <w:rsid w:val="00AA5716"/>
    <w:rsid w:val="00AA6A5C"/>
    <w:rsid w:val="00AA6D51"/>
    <w:rsid w:val="00AA7492"/>
    <w:rsid w:val="00AA7515"/>
    <w:rsid w:val="00AA77F2"/>
    <w:rsid w:val="00AA7D41"/>
    <w:rsid w:val="00AB2FCF"/>
    <w:rsid w:val="00AB46A9"/>
    <w:rsid w:val="00AB4BA1"/>
    <w:rsid w:val="00AB583E"/>
    <w:rsid w:val="00AB6374"/>
    <w:rsid w:val="00AB6810"/>
    <w:rsid w:val="00AB7B9C"/>
    <w:rsid w:val="00AB7F6C"/>
    <w:rsid w:val="00AB7FC9"/>
    <w:rsid w:val="00AC300C"/>
    <w:rsid w:val="00AC3CDA"/>
    <w:rsid w:val="00AC401D"/>
    <w:rsid w:val="00AC4158"/>
    <w:rsid w:val="00AC481C"/>
    <w:rsid w:val="00AC4A53"/>
    <w:rsid w:val="00AC5BD9"/>
    <w:rsid w:val="00AC676F"/>
    <w:rsid w:val="00AC7236"/>
    <w:rsid w:val="00AC7ADB"/>
    <w:rsid w:val="00AD0D0A"/>
    <w:rsid w:val="00AD0ECF"/>
    <w:rsid w:val="00AD0F60"/>
    <w:rsid w:val="00AD2496"/>
    <w:rsid w:val="00AD2519"/>
    <w:rsid w:val="00AD2970"/>
    <w:rsid w:val="00AD369C"/>
    <w:rsid w:val="00AD3916"/>
    <w:rsid w:val="00AD49D4"/>
    <w:rsid w:val="00AD4D9E"/>
    <w:rsid w:val="00AD7BF1"/>
    <w:rsid w:val="00AE0C2B"/>
    <w:rsid w:val="00AE1C59"/>
    <w:rsid w:val="00AE2FED"/>
    <w:rsid w:val="00AE3DE2"/>
    <w:rsid w:val="00AE3E20"/>
    <w:rsid w:val="00AE3F98"/>
    <w:rsid w:val="00AE4AF6"/>
    <w:rsid w:val="00AE4F2A"/>
    <w:rsid w:val="00AE5BF9"/>
    <w:rsid w:val="00AE5DA0"/>
    <w:rsid w:val="00AE5E77"/>
    <w:rsid w:val="00AE7480"/>
    <w:rsid w:val="00AE78C6"/>
    <w:rsid w:val="00AF0408"/>
    <w:rsid w:val="00AF24C9"/>
    <w:rsid w:val="00AF3BE4"/>
    <w:rsid w:val="00AF3C52"/>
    <w:rsid w:val="00AF4C5B"/>
    <w:rsid w:val="00AF4C93"/>
    <w:rsid w:val="00AF5069"/>
    <w:rsid w:val="00AF5082"/>
    <w:rsid w:val="00AF5460"/>
    <w:rsid w:val="00AF66BD"/>
    <w:rsid w:val="00B01039"/>
    <w:rsid w:val="00B01329"/>
    <w:rsid w:val="00B0259B"/>
    <w:rsid w:val="00B03D24"/>
    <w:rsid w:val="00B045AC"/>
    <w:rsid w:val="00B07B7D"/>
    <w:rsid w:val="00B07DDE"/>
    <w:rsid w:val="00B110CB"/>
    <w:rsid w:val="00B1191B"/>
    <w:rsid w:val="00B122A6"/>
    <w:rsid w:val="00B127C5"/>
    <w:rsid w:val="00B13763"/>
    <w:rsid w:val="00B13B3D"/>
    <w:rsid w:val="00B14623"/>
    <w:rsid w:val="00B14DE1"/>
    <w:rsid w:val="00B170B6"/>
    <w:rsid w:val="00B20869"/>
    <w:rsid w:val="00B21332"/>
    <w:rsid w:val="00B23B08"/>
    <w:rsid w:val="00B25429"/>
    <w:rsid w:val="00B26542"/>
    <w:rsid w:val="00B2713D"/>
    <w:rsid w:val="00B3006F"/>
    <w:rsid w:val="00B3038F"/>
    <w:rsid w:val="00B31289"/>
    <w:rsid w:val="00B31991"/>
    <w:rsid w:val="00B31EA6"/>
    <w:rsid w:val="00B32C7C"/>
    <w:rsid w:val="00B34789"/>
    <w:rsid w:val="00B34AFD"/>
    <w:rsid w:val="00B3557D"/>
    <w:rsid w:val="00B356B5"/>
    <w:rsid w:val="00B3591D"/>
    <w:rsid w:val="00B37502"/>
    <w:rsid w:val="00B40008"/>
    <w:rsid w:val="00B431D9"/>
    <w:rsid w:val="00B43B82"/>
    <w:rsid w:val="00B44B0D"/>
    <w:rsid w:val="00B44CD6"/>
    <w:rsid w:val="00B46D43"/>
    <w:rsid w:val="00B504B4"/>
    <w:rsid w:val="00B50A80"/>
    <w:rsid w:val="00B50D82"/>
    <w:rsid w:val="00B5124B"/>
    <w:rsid w:val="00B51AFE"/>
    <w:rsid w:val="00B52172"/>
    <w:rsid w:val="00B52A70"/>
    <w:rsid w:val="00B5377B"/>
    <w:rsid w:val="00B54979"/>
    <w:rsid w:val="00B560F6"/>
    <w:rsid w:val="00B6012A"/>
    <w:rsid w:val="00B60592"/>
    <w:rsid w:val="00B608EB"/>
    <w:rsid w:val="00B637CE"/>
    <w:rsid w:val="00B6485E"/>
    <w:rsid w:val="00B64AC6"/>
    <w:rsid w:val="00B651F7"/>
    <w:rsid w:val="00B658EA"/>
    <w:rsid w:val="00B65C63"/>
    <w:rsid w:val="00B66664"/>
    <w:rsid w:val="00B66891"/>
    <w:rsid w:val="00B66A35"/>
    <w:rsid w:val="00B67665"/>
    <w:rsid w:val="00B67826"/>
    <w:rsid w:val="00B67D08"/>
    <w:rsid w:val="00B702EA"/>
    <w:rsid w:val="00B71347"/>
    <w:rsid w:val="00B72A7B"/>
    <w:rsid w:val="00B72DA2"/>
    <w:rsid w:val="00B73289"/>
    <w:rsid w:val="00B73713"/>
    <w:rsid w:val="00B73851"/>
    <w:rsid w:val="00B74ECD"/>
    <w:rsid w:val="00B774AF"/>
    <w:rsid w:val="00B77674"/>
    <w:rsid w:val="00B8036D"/>
    <w:rsid w:val="00B807CD"/>
    <w:rsid w:val="00B80C96"/>
    <w:rsid w:val="00B8170B"/>
    <w:rsid w:val="00B82DA5"/>
    <w:rsid w:val="00B82FE3"/>
    <w:rsid w:val="00B84296"/>
    <w:rsid w:val="00B84FB0"/>
    <w:rsid w:val="00B858C0"/>
    <w:rsid w:val="00B860F2"/>
    <w:rsid w:val="00B87399"/>
    <w:rsid w:val="00B91A0A"/>
    <w:rsid w:val="00B9210A"/>
    <w:rsid w:val="00B924B3"/>
    <w:rsid w:val="00B931A0"/>
    <w:rsid w:val="00B93E3D"/>
    <w:rsid w:val="00B94A88"/>
    <w:rsid w:val="00B94C50"/>
    <w:rsid w:val="00B94ED9"/>
    <w:rsid w:val="00B977E1"/>
    <w:rsid w:val="00B97F6B"/>
    <w:rsid w:val="00BA4A08"/>
    <w:rsid w:val="00BA4C24"/>
    <w:rsid w:val="00BA4F11"/>
    <w:rsid w:val="00BA58D1"/>
    <w:rsid w:val="00BA5AB6"/>
    <w:rsid w:val="00BA6241"/>
    <w:rsid w:val="00BA6481"/>
    <w:rsid w:val="00BA6CC1"/>
    <w:rsid w:val="00BB0C57"/>
    <w:rsid w:val="00BB1337"/>
    <w:rsid w:val="00BB1380"/>
    <w:rsid w:val="00BB191D"/>
    <w:rsid w:val="00BB49E0"/>
    <w:rsid w:val="00BB4C35"/>
    <w:rsid w:val="00BB4E58"/>
    <w:rsid w:val="00BB5385"/>
    <w:rsid w:val="00BB61C6"/>
    <w:rsid w:val="00BB658D"/>
    <w:rsid w:val="00BC0032"/>
    <w:rsid w:val="00BC0718"/>
    <w:rsid w:val="00BC1AA7"/>
    <w:rsid w:val="00BC28E8"/>
    <w:rsid w:val="00BC2EA8"/>
    <w:rsid w:val="00BC34FA"/>
    <w:rsid w:val="00BC37E7"/>
    <w:rsid w:val="00BC4C8D"/>
    <w:rsid w:val="00BC625C"/>
    <w:rsid w:val="00BC66CB"/>
    <w:rsid w:val="00BD010B"/>
    <w:rsid w:val="00BD061B"/>
    <w:rsid w:val="00BD0B98"/>
    <w:rsid w:val="00BD145C"/>
    <w:rsid w:val="00BD146A"/>
    <w:rsid w:val="00BD2821"/>
    <w:rsid w:val="00BD4233"/>
    <w:rsid w:val="00BD4428"/>
    <w:rsid w:val="00BD4754"/>
    <w:rsid w:val="00BD4C81"/>
    <w:rsid w:val="00BD4D1B"/>
    <w:rsid w:val="00BD66A8"/>
    <w:rsid w:val="00BE012F"/>
    <w:rsid w:val="00BE02A2"/>
    <w:rsid w:val="00BE03DE"/>
    <w:rsid w:val="00BE16B8"/>
    <w:rsid w:val="00BE17A7"/>
    <w:rsid w:val="00BE2038"/>
    <w:rsid w:val="00BE326A"/>
    <w:rsid w:val="00BE4160"/>
    <w:rsid w:val="00BE515D"/>
    <w:rsid w:val="00BE5F90"/>
    <w:rsid w:val="00BE61C3"/>
    <w:rsid w:val="00BE6F64"/>
    <w:rsid w:val="00BF01C1"/>
    <w:rsid w:val="00BF09CC"/>
    <w:rsid w:val="00BF12A6"/>
    <w:rsid w:val="00BF22C7"/>
    <w:rsid w:val="00BF2743"/>
    <w:rsid w:val="00BF2CE3"/>
    <w:rsid w:val="00BF3CDC"/>
    <w:rsid w:val="00BF3D68"/>
    <w:rsid w:val="00BF4D2C"/>
    <w:rsid w:val="00BF50D0"/>
    <w:rsid w:val="00BF5DFD"/>
    <w:rsid w:val="00BF60F6"/>
    <w:rsid w:val="00BF6172"/>
    <w:rsid w:val="00BF65BC"/>
    <w:rsid w:val="00BF690A"/>
    <w:rsid w:val="00BF79F5"/>
    <w:rsid w:val="00C0010F"/>
    <w:rsid w:val="00C001BD"/>
    <w:rsid w:val="00C009DF"/>
    <w:rsid w:val="00C00C15"/>
    <w:rsid w:val="00C0105F"/>
    <w:rsid w:val="00C03A61"/>
    <w:rsid w:val="00C0535B"/>
    <w:rsid w:val="00C054F2"/>
    <w:rsid w:val="00C05CEC"/>
    <w:rsid w:val="00C05EAE"/>
    <w:rsid w:val="00C06BD0"/>
    <w:rsid w:val="00C079C3"/>
    <w:rsid w:val="00C10803"/>
    <w:rsid w:val="00C11666"/>
    <w:rsid w:val="00C12976"/>
    <w:rsid w:val="00C1357C"/>
    <w:rsid w:val="00C139E6"/>
    <w:rsid w:val="00C1660A"/>
    <w:rsid w:val="00C16808"/>
    <w:rsid w:val="00C17668"/>
    <w:rsid w:val="00C176C6"/>
    <w:rsid w:val="00C17DA2"/>
    <w:rsid w:val="00C20742"/>
    <w:rsid w:val="00C22D6B"/>
    <w:rsid w:val="00C23BD7"/>
    <w:rsid w:val="00C262E3"/>
    <w:rsid w:val="00C268C0"/>
    <w:rsid w:val="00C31E21"/>
    <w:rsid w:val="00C32149"/>
    <w:rsid w:val="00C32156"/>
    <w:rsid w:val="00C325BF"/>
    <w:rsid w:val="00C32748"/>
    <w:rsid w:val="00C3519F"/>
    <w:rsid w:val="00C351B1"/>
    <w:rsid w:val="00C357B7"/>
    <w:rsid w:val="00C358A0"/>
    <w:rsid w:val="00C36813"/>
    <w:rsid w:val="00C36D97"/>
    <w:rsid w:val="00C40A03"/>
    <w:rsid w:val="00C40BED"/>
    <w:rsid w:val="00C41C0C"/>
    <w:rsid w:val="00C42BBB"/>
    <w:rsid w:val="00C435BC"/>
    <w:rsid w:val="00C4430C"/>
    <w:rsid w:val="00C44A38"/>
    <w:rsid w:val="00C451A5"/>
    <w:rsid w:val="00C4666D"/>
    <w:rsid w:val="00C470D3"/>
    <w:rsid w:val="00C4736E"/>
    <w:rsid w:val="00C4786E"/>
    <w:rsid w:val="00C50265"/>
    <w:rsid w:val="00C50498"/>
    <w:rsid w:val="00C51595"/>
    <w:rsid w:val="00C52119"/>
    <w:rsid w:val="00C521A0"/>
    <w:rsid w:val="00C53AF2"/>
    <w:rsid w:val="00C54304"/>
    <w:rsid w:val="00C546C7"/>
    <w:rsid w:val="00C54980"/>
    <w:rsid w:val="00C54EE0"/>
    <w:rsid w:val="00C557E7"/>
    <w:rsid w:val="00C56672"/>
    <w:rsid w:val="00C607BB"/>
    <w:rsid w:val="00C60FD4"/>
    <w:rsid w:val="00C61409"/>
    <w:rsid w:val="00C6188D"/>
    <w:rsid w:val="00C624F5"/>
    <w:rsid w:val="00C626A6"/>
    <w:rsid w:val="00C63214"/>
    <w:rsid w:val="00C63E24"/>
    <w:rsid w:val="00C6543C"/>
    <w:rsid w:val="00C6612E"/>
    <w:rsid w:val="00C66616"/>
    <w:rsid w:val="00C66FD5"/>
    <w:rsid w:val="00C70C1D"/>
    <w:rsid w:val="00C71F43"/>
    <w:rsid w:val="00C72116"/>
    <w:rsid w:val="00C73D02"/>
    <w:rsid w:val="00C75D7A"/>
    <w:rsid w:val="00C76263"/>
    <w:rsid w:val="00C76A1E"/>
    <w:rsid w:val="00C77407"/>
    <w:rsid w:val="00C77EDB"/>
    <w:rsid w:val="00C821A2"/>
    <w:rsid w:val="00C82F02"/>
    <w:rsid w:val="00C83260"/>
    <w:rsid w:val="00C83666"/>
    <w:rsid w:val="00C8367B"/>
    <w:rsid w:val="00C844EA"/>
    <w:rsid w:val="00C853D1"/>
    <w:rsid w:val="00C854C5"/>
    <w:rsid w:val="00C86CEA"/>
    <w:rsid w:val="00C86D33"/>
    <w:rsid w:val="00C8706F"/>
    <w:rsid w:val="00C87969"/>
    <w:rsid w:val="00C87FC9"/>
    <w:rsid w:val="00C9015A"/>
    <w:rsid w:val="00C9140D"/>
    <w:rsid w:val="00C924C4"/>
    <w:rsid w:val="00C92F92"/>
    <w:rsid w:val="00C95739"/>
    <w:rsid w:val="00C9741B"/>
    <w:rsid w:val="00C97882"/>
    <w:rsid w:val="00CA2B5F"/>
    <w:rsid w:val="00CA34C2"/>
    <w:rsid w:val="00CA4D1B"/>
    <w:rsid w:val="00CB05A8"/>
    <w:rsid w:val="00CB0F85"/>
    <w:rsid w:val="00CB23C6"/>
    <w:rsid w:val="00CB32A7"/>
    <w:rsid w:val="00CB34DC"/>
    <w:rsid w:val="00CB416E"/>
    <w:rsid w:val="00CB4BFB"/>
    <w:rsid w:val="00CB5462"/>
    <w:rsid w:val="00CB613C"/>
    <w:rsid w:val="00CB6C91"/>
    <w:rsid w:val="00CB733A"/>
    <w:rsid w:val="00CC0056"/>
    <w:rsid w:val="00CC0AF7"/>
    <w:rsid w:val="00CC297B"/>
    <w:rsid w:val="00CC3106"/>
    <w:rsid w:val="00CC3933"/>
    <w:rsid w:val="00CC5683"/>
    <w:rsid w:val="00CC5864"/>
    <w:rsid w:val="00CC5D43"/>
    <w:rsid w:val="00CC5EA9"/>
    <w:rsid w:val="00CC62B4"/>
    <w:rsid w:val="00CC7D16"/>
    <w:rsid w:val="00CD0320"/>
    <w:rsid w:val="00CD067C"/>
    <w:rsid w:val="00CD226E"/>
    <w:rsid w:val="00CD2751"/>
    <w:rsid w:val="00CD4BBB"/>
    <w:rsid w:val="00CD59DC"/>
    <w:rsid w:val="00CD5A32"/>
    <w:rsid w:val="00CD5E6E"/>
    <w:rsid w:val="00CD6CC8"/>
    <w:rsid w:val="00CE1378"/>
    <w:rsid w:val="00CE5D75"/>
    <w:rsid w:val="00CE6B0E"/>
    <w:rsid w:val="00CE6C13"/>
    <w:rsid w:val="00CE7580"/>
    <w:rsid w:val="00CF0CB7"/>
    <w:rsid w:val="00CF11B1"/>
    <w:rsid w:val="00CF1CD7"/>
    <w:rsid w:val="00CF1F3C"/>
    <w:rsid w:val="00CF3022"/>
    <w:rsid w:val="00CF3A72"/>
    <w:rsid w:val="00CF3E06"/>
    <w:rsid w:val="00CF44BF"/>
    <w:rsid w:val="00CF4CCF"/>
    <w:rsid w:val="00CF54EA"/>
    <w:rsid w:val="00CF5729"/>
    <w:rsid w:val="00CF60CB"/>
    <w:rsid w:val="00CF6F87"/>
    <w:rsid w:val="00CF74A3"/>
    <w:rsid w:val="00CF77F4"/>
    <w:rsid w:val="00D004D7"/>
    <w:rsid w:val="00D01961"/>
    <w:rsid w:val="00D02A10"/>
    <w:rsid w:val="00D02CCB"/>
    <w:rsid w:val="00D02E1D"/>
    <w:rsid w:val="00D039DB"/>
    <w:rsid w:val="00D03B82"/>
    <w:rsid w:val="00D04130"/>
    <w:rsid w:val="00D04779"/>
    <w:rsid w:val="00D05E41"/>
    <w:rsid w:val="00D06240"/>
    <w:rsid w:val="00D063AD"/>
    <w:rsid w:val="00D076E0"/>
    <w:rsid w:val="00D104E5"/>
    <w:rsid w:val="00D10D8E"/>
    <w:rsid w:val="00D11345"/>
    <w:rsid w:val="00D12109"/>
    <w:rsid w:val="00D146F7"/>
    <w:rsid w:val="00D15503"/>
    <w:rsid w:val="00D200E2"/>
    <w:rsid w:val="00D2073E"/>
    <w:rsid w:val="00D20A41"/>
    <w:rsid w:val="00D213D2"/>
    <w:rsid w:val="00D2166A"/>
    <w:rsid w:val="00D22934"/>
    <w:rsid w:val="00D22CFE"/>
    <w:rsid w:val="00D24200"/>
    <w:rsid w:val="00D24588"/>
    <w:rsid w:val="00D252F3"/>
    <w:rsid w:val="00D25950"/>
    <w:rsid w:val="00D25F70"/>
    <w:rsid w:val="00D26155"/>
    <w:rsid w:val="00D262B5"/>
    <w:rsid w:val="00D27D54"/>
    <w:rsid w:val="00D31102"/>
    <w:rsid w:val="00D31697"/>
    <w:rsid w:val="00D31F21"/>
    <w:rsid w:val="00D3398F"/>
    <w:rsid w:val="00D33EEB"/>
    <w:rsid w:val="00D34331"/>
    <w:rsid w:val="00D34C7A"/>
    <w:rsid w:val="00D35CF5"/>
    <w:rsid w:val="00D36384"/>
    <w:rsid w:val="00D404A4"/>
    <w:rsid w:val="00D40FC9"/>
    <w:rsid w:val="00D41323"/>
    <w:rsid w:val="00D4199E"/>
    <w:rsid w:val="00D42C4A"/>
    <w:rsid w:val="00D43834"/>
    <w:rsid w:val="00D446C4"/>
    <w:rsid w:val="00D455B6"/>
    <w:rsid w:val="00D45681"/>
    <w:rsid w:val="00D5116F"/>
    <w:rsid w:val="00D51E86"/>
    <w:rsid w:val="00D525FB"/>
    <w:rsid w:val="00D52D47"/>
    <w:rsid w:val="00D53BA0"/>
    <w:rsid w:val="00D543B4"/>
    <w:rsid w:val="00D548E3"/>
    <w:rsid w:val="00D550A3"/>
    <w:rsid w:val="00D5669F"/>
    <w:rsid w:val="00D621C5"/>
    <w:rsid w:val="00D62DBA"/>
    <w:rsid w:val="00D634C7"/>
    <w:rsid w:val="00D6369D"/>
    <w:rsid w:val="00D63962"/>
    <w:rsid w:val="00D67578"/>
    <w:rsid w:val="00D72278"/>
    <w:rsid w:val="00D72534"/>
    <w:rsid w:val="00D73035"/>
    <w:rsid w:val="00D80600"/>
    <w:rsid w:val="00D819B4"/>
    <w:rsid w:val="00D827CE"/>
    <w:rsid w:val="00D8323A"/>
    <w:rsid w:val="00D838D5"/>
    <w:rsid w:val="00D8598C"/>
    <w:rsid w:val="00D9008B"/>
    <w:rsid w:val="00D90DD8"/>
    <w:rsid w:val="00D923BC"/>
    <w:rsid w:val="00D93028"/>
    <w:rsid w:val="00D939B9"/>
    <w:rsid w:val="00D95743"/>
    <w:rsid w:val="00D95EB3"/>
    <w:rsid w:val="00D97BF2"/>
    <w:rsid w:val="00D97DC0"/>
    <w:rsid w:val="00DA0E9B"/>
    <w:rsid w:val="00DA13B0"/>
    <w:rsid w:val="00DA2543"/>
    <w:rsid w:val="00DA274C"/>
    <w:rsid w:val="00DA2931"/>
    <w:rsid w:val="00DA30C4"/>
    <w:rsid w:val="00DA404E"/>
    <w:rsid w:val="00DA6071"/>
    <w:rsid w:val="00DA7578"/>
    <w:rsid w:val="00DA785F"/>
    <w:rsid w:val="00DB1E3A"/>
    <w:rsid w:val="00DB22CC"/>
    <w:rsid w:val="00DB25FE"/>
    <w:rsid w:val="00DB294C"/>
    <w:rsid w:val="00DB3E26"/>
    <w:rsid w:val="00DB4010"/>
    <w:rsid w:val="00DB4721"/>
    <w:rsid w:val="00DB4DA3"/>
    <w:rsid w:val="00DB5BF0"/>
    <w:rsid w:val="00DB66BA"/>
    <w:rsid w:val="00DC0911"/>
    <w:rsid w:val="00DC1DE0"/>
    <w:rsid w:val="00DC2E30"/>
    <w:rsid w:val="00DC3361"/>
    <w:rsid w:val="00DC4E8A"/>
    <w:rsid w:val="00DC514E"/>
    <w:rsid w:val="00DC6022"/>
    <w:rsid w:val="00DC7617"/>
    <w:rsid w:val="00DD0A40"/>
    <w:rsid w:val="00DD0C9A"/>
    <w:rsid w:val="00DD1F95"/>
    <w:rsid w:val="00DD22AC"/>
    <w:rsid w:val="00DD32D1"/>
    <w:rsid w:val="00DD43E7"/>
    <w:rsid w:val="00DD4F4D"/>
    <w:rsid w:val="00DD5784"/>
    <w:rsid w:val="00DD6FFC"/>
    <w:rsid w:val="00DD73D4"/>
    <w:rsid w:val="00DE02A1"/>
    <w:rsid w:val="00DE1219"/>
    <w:rsid w:val="00DE137B"/>
    <w:rsid w:val="00DE1529"/>
    <w:rsid w:val="00DE15AB"/>
    <w:rsid w:val="00DE189A"/>
    <w:rsid w:val="00DE35DD"/>
    <w:rsid w:val="00DE3AD0"/>
    <w:rsid w:val="00DE3AE9"/>
    <w:rsid w:val="00DE471A"/>
    <w:rsid w:val="00DE4EC0"/>
    <w:rsid w:val="00DE618D"/>
    <w:rsid w:val="00DF1AD4"/>
    <w:rsid w:val="00DF255E"/>
    <w:rsid w:val="00DF2C14"/>
    <w:rsid w:val="00DF3954"/>
    <w:rsid w:val="00DF3D39"/>
    <w:rsid w:val="00DF3EAC"/>
    <w:rsid w:val="00DF4B0B"/>
    <w:rsid w:val="00DF4CBD"/>
    <w:rsid w:val="00DF64C2"/>
    <w:rsid w:val="00DF6522"/>
    <w:rsid w:val="00DF6733"/>
    <w:rsid w:val="00DF68F4"/>
    <w:rsid w:val="00DF757E"/>
    <w:rsid w:val="00E0013A"/>
    <w:rsid w:val="00E00A05"/>
    <w:rsid w:val="00E01E94"/>
    <w:rsid w:val="00E024DC"/>
    <w:rsid w:val="00E026D8"/>
    <w:rsid w:val="00E02B1A"/>
    <w:rsid w:val="00E03596"/>
    <w:rsid w:val="00E037F2"/>
    <w:rsid w:val="00E041D2"/>
    <w:rsid w:val="00E0579A"/>
    <w:rsid w:val="00E0681C"/>
    <w:rsid w:val="00E0690A"/>
    <w:rsid w:val="00E10E38"/>
    <w:rsid w:val="00E11029"/>
    <w:rsid w:val="00E1137C"/>
    <w:rsid w:val="00E12079"/>
    <w:rsid w:val="00E1356F"/>
    <w:rsid w:val="00E141BA"/>
    <w:rsid w:val="00E15AB6"/>
    <w:rsid w:val="00E17817"/>
    <w:rsid w:val="00E20C1E"/>
    <w:rsid w:val="00E20E95"/>
    <w:rsid w:val="00E21F1F"/>
    <w:rsid w:val="00E22E8B"/>
    <w:rsid w:val="00E22F4D"/>
    <w:rsid w:val="00E2553C"/>
    <w:rsid w:val="00E258DF"/>
    <w:rsid w:val="00E26982"/>
    <w:rsid w:val="00E3039E"/>
    <w:rsid w:val="00E3096D"/>
    <w:rsid w:val="00E30E49"/>
    <w:rsid w:val="00E33061"/>
    <w:rsid w:val="00E3496A"/>
    <w:rsid w:val="00E34985"/>
    <w:rsid w:val="00E34D2E"/>
    <w:rsid w:val="00E357F1"/>
    <w:rsid w:val="00E3624D"/>
    <w:rsid w:val="00E3682D"/>
    <w:rsid w:val="00E40083"/>
    <w:rsid w:val="00E41A6D"/>
    <w:rsid w:val="00E420A8"/>
    <w:rsid w:val="00E42641"/>
    <w:rsid w:val="00E44066"/>
    <w:rsid w:val="00E44F49"/>
    <w:rsid w:val="00E45A70"/>
    <w:rsid w:val="00E46DD2"/>
    <w:rsid w:val="00E52A27"/>
    <w:rsid w:val="00E5308C"/>
    <w:rsid w:val="00E537CF"/>
    <w:rsid w:val="00E544A7"/>
    <w:rsid w:val="00E54972"/>
    <w:rsid w:val="00E552F8"/>
    <w:rsid w:val="00E55BF4"/>
    <w:rsid w:val="00E56313"/>
    <w:rsid w:val="00E575E3"/>
    <w:rsid w:val="00E57717"/>
    <w:rsid w:val="00E606EB"/>
    <w:rsid w:val="00E62F2A"/>
    <w:rsid w:val="00E64459"/>
    <w:rsid w:val="00E656A1"/>
    <w:rsid w:val="00E65C70"/>
    <w:rsid w:val="00E665FA"/>
    <w:rsid w:val="00E66635"/>
    <w:rsid w:val="00E66DAD"/>
    <w:rsid w:val="00E675CA"/>
    <w:rsid w:val="00E70A2D"/>
    <w:rsid w:val="00E7166A"/>
    <w:rsid w:val="00E72AAB"/>
    <w:rsid w:val="00E72B27"/>
    <w:rsid w:val="00E72F4C"/>
    <w:rsid w:val="00E7302E"/>
    <w:rsid w:val="00E75051"/>
    <w:rsid w:val="00E75289"/>
    <w:rsid w:val="00E75601"/>
    <w:rsid w:val="00E76D16"/>
    <w:rsid w:val="00E77732"/>
    <w:rsid w:val="00E80D53"/>
    <w:rsid w:val="00E823D8"/>
    <w:rsid w:val="00E82D15"/>
    <w:rsid w:val="00E83E52"/>
    <w:rsid w:val="00E8403B"/>
    <w:rsid w:val="00E84A92"/>
    <w:rsid w:val="00E8712B"/>
    <w:rsid w:val="00E87B2F"/>
    <w:rsid w:val="00E9122D"/>
    <w:rsid w:val="00E94425"/>
    <w:rsid w:val="00EA2421"/>
    <w:rsid w:val="00EA2944"/>
    <w:rsid w:val="00EA295B"/>
    <w:rsid w:val="00EA2AEF"/>
    <w:rsid w:val="00EA32E5"/>
    <w:rsid w:val="00EA3486"/>
    <w:rsid w:val="00EA3E08"/>
    <w:rsid w:val="00EA48B8"/>
    <w:rsid w:val="00EA58D5"/>
    <w:rsid w:val="00EA5F24"/>
    <w:rsid w:val="00EA5FFF"/>
    <w:rsid w:val="00EA6E3C"/>
    <w:rsid w:val="00EA7239"/>
    <w:rsid w:val="00EA752A"/>
    <w:rsid w:val="00EB2B8E"/>
    <w:rsid w:val="00EB3211"/>
    <w:rsid w:val="00EB4454"/>
    <w:rsid w:val="00EB4FFD"/>
    <w:rsid w:val="00EB56DA"/>
    <w:rsid w:val="00EB57C3"/>
    <w:rsid w:val="00EB62E7"/>
    <w:rsid w:val="00EB66E2"/>
    <w:rsid w:val="00EB712E"/>
    <w:rsid w:val="00EC0278"/>
    <w:rsid w:val="00EC0ED6"/>
    <w:rsid w:val="00EC1327"/>
    <w:rsid w:val="00EC1556"/>
    <w:rsid w:val="00EC194A"/>
    <w:rsid w:val="00EC1D50"/>
    <w:rsid w:val="00EC3B3F"/>
    <w:rsid w:val="00EC3EB1"/>
    <w:rsid w:val="00EC49B8"/>
    <w:rsid w:val="00EC4A91"/>
    <w:rsid w:val="00EC5DB0"/>
    <w:rsid w:val="00EC6DF9"/>
    <w:rsid w:val="00ED0012"/>
    <w:rsid w:val="00ED13EA"/>
    <w:rsid w:val="00ED1A6F"/>
    <w:rsid w:val="00ED2359"/>
    <w:rsid w:val="00ED4545"/>
    <w:rsid w:val="00ED48DC"/>
    <w:rsid w:val="00ED5B88"/>
    <w:rsid w:val="00ED7563"/>
    <w:rsid w:val="00EE1121"/>
    <w:rsid w:val="00EE1E9A"/>
    <w:rsid w:val="00EE3FB8"/>
    <w:rsid w:val="00EE4C39"/>
    <w:rsid w:val="00EE51DD"/>
    <w:rsid w:val="00EE5B4A"/>
    <w:rsid w:val="00EE5E77"/>
    <w:rsid w:val="00EE6181"/>
    <w:rsid w:val="00EE628A"/>
    <w:rsid w:val="00EE773F"/>
    <w:rsid w:val="00EF02FC"/>
    <w:rsid w:val="00EF0F2B"/>
    <w:rsid w:val="00EF0FEF"/>
    <w:rsid w:val="00EF15CA"/>
    <w:rsid w:val="00EF1927"/>
    <w:rsid w:val="00EF2106"/>
    <w:rsid w:val="00EF2D53"/>
    <w:rsid w:val="00EF3423"/>
    <w:rsid w:val="00EF47B8"/>
    <w:rsid w:val="00EF505D"/>
    <w:rsid w:val="00EF659D"/>
    <w:rsid w:val="00EF7305"/>
    <w:rsid w:val="00F00A34"/>
    <w:rsid w:val="00F00CAA"/>
    <w:rsid w:val="00F01B30"/>
    <w:rsid w:val="00F02684"/>
    <w:rsid w:val="00F03C74"/>
    <w:rsid w:val="00F04D02"/>
    <w:rsid w:val="00F077C1"/>
    <w:rsid w:val="00F07920"/>
    <w:rsid w:val="00F07B4A"/>
    <w:rsid w:val="00F11DB3"/>
    <w:rsid w:val="00F122AB"/>
    <w:rsid w:val="00F1316A"/>
    <w:rsid w:val="00F1320E"/>
    <w:rsid w:val="00F136F3"/>
    <w:rsid w:val="00F14344"/>
    <w:rsid w:val="00F1437B"/>
    <w:rsid w:val="00F14933"/>
    <w:rsid w:val="00F14B7C"/>
    <w:rsid w:val="00F150CC"/>
    <w:rsid w:val="00F1587A"/>
    <w:rsid w:val="00F17269"/>
    <w:rsid w:val="00F17AF4"/>
    <w:rsid w:val="00F21071"/>
    <w:rsid w:val="00F21594"/>
    <w:rsid w:val="00F21C9F"/>
    <w:rsid w:val="00F22628"/>
    <w:rsid w:val="00F2374E"/>
    <w:rsid w:val="00F23C7D"/>
    <w:rsid w:val="00F243BA"/>
    <w:rsid w:val="00F245E8"/>
    <w:rsid w:val="00F26B90"/>
    <w:rsid w:val="00F27C0F"/>
    <w:rsid w:val="00F3039D"/>
    <w:rsid w:val="00F30746"/>
    <w:rsid w:val="00F3217D"/>
    <w:rsid w:val="00F32634"/>
    <w:rsid w:val="00F32D35"/>
    <w:rsid w:val="00F33650"/>
    <w:rsid w:val="00F34921"/>
    <w:rsid w:val="00F34A88"/>
    <w:rsid w:val="00F3577B"/>
    <w:rsid w:val="00F35DE0"/>
    <w:rsid w:val="00F364E3"/>
    <w:rsid w:val="00F366D2"/>
    <w:rsid w:val="00F37AF3"/>
    <w:rsid w:val="00F408F3"/>
    <w:rsid w:val="00F42FC6"/>
    <w:rsid w:val="00F44474"/>
    <w:rsid w:val="00F4472E"/>
    <w:rsid w:val="00F44A12"/>
    <w:rsid w:val="00F44B05"/>
    <w:rsid w:val="00F458DD"/>
    <w:rsid w:val="00F4724F"/>
    <w:rsid w:val="00F472E7"/>
    <w:rsid w:val="00F47913"/>
    <w:rsid w:val="00F47AAF"/>
    <w:rsid w:val="00F502F5"/>
    <w:rsid w:val="00F50A8E"/>
    <w:rsid w:val="00F50B4D"/>
    <w:rsid w:val="00F5223B"/>
    <w:rsid w:val="00F56155"/>
    <w:rsid w:val="00F57029"/>
    <w:rsid w:val="00F575C3"/>
    <w:rsid w:val="00F5792B"/>
    <w:rsid w:val="00F60DDF"/>
    <w:rsid w:val="00F6209B"/>
    <w:rsid w:val="00F629B9"/>
    <w:rsid w:val="00F635E4"/>
    <w:rsid w:val="00F653C1"/>
    <w:rsid w:val="00F70364"/>
    <w:rsid w:val="00F70E20"/>
    <w:rsid w:val="00F71419"/>
    <w:rsid w:val="00F71997"/>
    <w:rsid w:val="00F719F3"/>
    <w:rsid w:val="00F71AD8"/>
    <w:rsid w:val="00F72107"/>
    <w:rsid w:val="00F72153"/>
    <w:rsid w:val="00F7282C"/>
    <w:rsid w:val="00F72CC8"/>
    <w:rsid w:val="00F731A0"/>
    <w:rsid w:val="00F73771"/>
    <w:rsid w:val="00F74DCC"/>
    <w:rsid w:val="00F7623C"/>
    <w:rsid w:val="00F77583"/>
    <w:rsid w:val="00F77FB1"/>
    <w:rsid w:val="00F82109"/>
    <w:rsid w:val="00F82375"/>
    <w:rsid w:val="00F823A1"/>
    <w:rsid w:val="00F835BC"/>
    <w:rsid w:val="00F840EF"/>
    <w:rsid w:val="00F84B6A"/>
    <w:rsid w:val="00F85D0E"/>
    <w:rsid w:val="00F87A23"/>
    <w:rsid w:val="00F92482"/>
    <w:rsid w:val="00F9264D"/>
    <w:rsid w:val="00F92A74"/>
    <w:rsid w:val="00F93404"/>
    <w:rsid w:val="00F9424A"/>
    <w:rsid w:val="00F9641A"/>
    <w:rsid w:val="00FA05B3"/>
    <w:rsid w:val="00FA11F8"/>
    <w:rsid w:val="00FA12F7"/>
    <w:rsid w:val="00FA1EE7"/>
    <w:rsid w:val="00FA24D0"/>
    <w:rsid w:val="00FA336A"/>
    <w:rsid w:val="00FA43A5"/>
    <w:rsid w:val="00FA4747"/>
    <w:rsid w:val="00FA79D8"/>
    <w:rsid w:val="00FB0460"/>
    <w:rsid w:val="00FB2754"/>
    <w:rsid w:val="00FB3491"/>
    <w:rsid w:val="00FB3F93"/>
    <w:rsid w:val="00FB4CED"/>
    <w:rsid w:val="00FB59E9"/>
    <w:rsid w:val="00FB7AC3"/>
    <w:rsid w:val="00FC05ED"/>
    <w:rsid w:val="00FC0C19"/>
    <w:rsid w:val="00FC252D"/>
    <w:rsid w:val="00FC272B"/>
    <w:rsid w:val="00FC4ADE"/>
    <w:rsid w:val="00FC6040"/>
    <w:rsid w:val="00FC6392"/>
    <w:rsid w:val="00FC721A"/>
    <w:rsid w:val="00FC776D"/>
    <w:rsid w:val="00FC7C76"/>
    <w:rsid w:val="00FD1717"/>
    <w:rsid w:val="00FD3C06"/>
    <w:rsid w:val="00FD3F80"/>
    <w:rsid w:val="00FD4B4B"/>
    <w:rsid w:val="00FD5C7B"/>
    <w:rsid w:val="00FD5FD3"/>
    <w:rsid w:val="00FD6783"/>
    <w:rsid w:val="00FD701D"/>
    <w:rsid w:val="00FD70F7"/>
    <w:rsid w:val="00FD7492"/>
    <w:rsid w:val="00FD78F4"/>
    <w:rsid w:val="00FE09B9"/>
    <w:rsid w:val="00FE14C7"/>
    <w:rsid w:val="00FE2858"/>
    <w:rsid w:val="00FE28D0"/>
    <w:rsid w:val="00FE6735"/>
    <w:rsid w:val="00FE6B34"/>
    <w:rsid w:val="00FE7516"/>
    <w:rsid w:val="00FE77EF"/>
    <w:rsid w:val="00FF34D8"/>
    <w:rsid w:val="00FF3E07"/>
    <w:rsid w:val="00FF4A77"/>
    <w:rsid w:val="00FF4F55"/>
    <w:rsid w:val="00FF6027"/>
    <w:rsid w:val="00FF6987"/>
    <w:rsid w:val="00FF75C6"/>
    <w:rsid w:val="23DD047A"/>
    <w:rsid w:val="74DF1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7CB4A"/>
  <w15:docId w15:val="{9F1D1C30-9E7A-4AC2-941A-0FFE25DB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DB4"/>
    <w:pPr>
      <w:widowControl w:val="0"/>
      <w:spacing w:afterLines="50" w:after="50" w:line="300" w:lineRule="auto"/>
      <w:ind w:firstLineChars="200" w:firstLine="200"/>
      <w:jc w:val="both"/>
    </w:pPr>
    <w:rPr>
      <w:rFonts w:ascii="Times New Roman" w:hAnsi="Times New Roman"/>
      <w:kern w:val="2"/>
      <w:sz w:val="21"/>
      <w:szCs w:val="22"/>
    </w:rPr>
  </w:style>
  <w:style w:type="paragraph" w:styleId="Heading1">
    <w:name w:val="heading 1"/>
    <w:basedOn w:val="Normal"/>
    <w:next w:val="Normal"/>
    <w:link w:val="Heading1Char"/>
    <w:uiPriority w:val="9"/>
    <w:qFormat/>
    <w:rsid w:val="008768D6"/>
    <w:pPr>
      <w:keepNext/>
      <w:keepLines/>
      <w:numPr>
        <w:numId w:val="1"/>
      </w:numPr>
      <w:spacing w:afterLines="20" w:after="20" w:line="360" w:lineRule="auto"/>
      <w:ind w:firstLineChars="0"/>
      <w:outlineLvl w:val="0"/>
    </w:pPr>
    <w:rPr>
      <w:b/>
      <w:bCs/>
      <w:kern w:val="44"/>
      <w:szCs w:val="44"/>
    </w:rPr>
  </w:style>
  <w:style w:type="paragraph" w:styleId="Heading2">
    <w:name w:val="heading 2"/>
    <w:basedOn w:val="Normal"/>
    <w:next w:val="Normal"/>
    <w:link w:val="Heading2Char"/>
    <w:uiPriority w:val="9"/>
    <w:unhideWhenUsed/>
    <w:qFormat/>
    <w:rsid w:val="008768D6"/>
    <w:pPr>
      <w:keepNext/>
      <w:keepLines/>
      <w:numPr>
        <w:ilvl w:val="1"/>
        <w:numId w:val="1"/>
      </w:numPr>
      <w:spacing w:afterLines="20" w:after="20" w:line="360" w:lineRule="auto"/>
      <w:ind w:firstLineChars="0"/>
      <w:outlineLvl w:val="1"/>
    </w:pPr>
    <w:rPr>
      <w:rFonts w:eastAsiaTheme="majorEastAsia" w:cstheme="majorBidi"/>
      <w:b/>
      <w:bCs/>
      <w:szCs w:val="32"/>
    </w:rPr>
  </w:style>
  <w:style w:type="paragraph" w:styleId="Heading3">
    <w:name w:val="heading 3"/>
    <w:basedOn w:val="Normal"/>
    <w:next w:val="Normal"/>
    <w:link w:val="Heading3Char"/>
    <w:uiPriority w:val="9"/>
    <w:unhideWhenUsed/>
    <w:qFormat/>
    <w:rsid w:val="00B31991"/>
    <w:pPr>
      <w:keepNext/>
      <w:keepLines/>
      <w:numPr>
        <w:ilvl w:val="2"/>
        <w:numId w:val="1"/>
      </w:numPr>
      <w:spacing w:line="360" w:lineRule="auto"/>
      <w:ind w:firstLineChars="0"/>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EC1327"/>
    <w:pPr>
      <w:tabs>
        <w:tab w:val="left" w:pos="504"/>
      </w:tabs>
      <w:spacing w:after="0" w:line="240" w:lineRule="auto"/>
      <w:ind w:left="504" w:hanging="504"/>
    </w:pPr>
  </w:style>
  <w:style w:type="character" w:styleId="FootnoteReference">
    <w:name w:val="footnote reference"/>
    <w:basedOn w:val="DefaultParagraphFont"/>
    <w:uiPriority w:val="99"/>
    <w:semiHidden/>
    <w:unhideWhenUsed/>
    <w:rPr>
      <w:vertAlign w:val="superscript"/>
    </w:rPr>
  </w:style>
  <w:style w:type="character" w:customStyle="1" w:styleId="FooterChar">
    <w:name w:val="Footer Char"/>
    <w:basedOn w:val="DefaultParagraphFont"/>
    <w:link w:val="Footer"/>
    <w:uiPriority w:val="99"/>
    <w:rPr>
      <w:rFonts w:ascii="Times New Roman" w:hAnsi="Times New Roman"/>
      <w:kern w:val="2"/>
      <w:sz w:val="18"/>
      <w:szCs w:val="18"/>
    </w:rPr>
  </w:style>
  <w:style w:type="character" w:customStyle="1" w:styleId="Heading2Char">
    <w:name w:val="Heading 2 Char"/>
    <w:basedOn w:val="DefaultParagraphFont"/>
    <w:link w:val="Heading2"/>
    <w:uiPriority w:val="9"/>
    <w:rsid w:val="008768D6"/>
    <w:rPr>
      <w:rFonts w:ascii="Times New Roman" w:eastAsiaTheme="majorEastAsia" w:hAnsi="Times New Roman" w:cstheme="majorBidi"/>
      <w:b/>
      <w:bCs/>
      <w:kern w:val="2"/>
      <w:sz w:val="21"/>
      <w:szCs w:val="32"/>
    </w:rPr>
  </w:style>
  <w:style w:type="paragraph" w:styleId="BalloonText">
    <w:name w:val="Balloon Text"/>
    <w:basedOn w:val="Normal"/>
    <w:link w:val="BalloonTextChar"/>
    <w:uiPriority w:val="99"/>
    <w:semiHidden/>
    <w:unhideWhenUsed/>
    <w:pPr>
      <w:spacing w:after="0" w:line="240" w:lineRule="auto"/>
    </w:pPr>
    <w:rPr>
      <w:sz w:val="18"/>
      <w:szCs w:val="18"/>
    </w:rPr>
  </w:style>
  <w:style w:type="character" w:customStyle="1" w:styleId="BalloonTextChar">
    <w:name w:val="Balloon Text Char"/>
    <w:basedOn w:val="DefaultParagraphFont"/>
    <w:link w:val="BalloonText"/>
    <w:uiPriority w:val="99"/>
    <w:semiHidden/>
    <w:rPr>
      <w:rFonts w:ascii="Times New Roman" w:hAnsi="Times New Roman"/>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pPr>
      <w:snapToGrid w:val="0"/>
      <w:jc w:val="left"/>
    </w:pPr>
    <w:rPr>
      <w:sz w:val="18"/>
      <w:szCs w:val="18"/>
    </w:rPr>
  </w:style>
  <w:style w:type="paragraph" w:customStyle="1" w:styleId="a">
    <w:name w:val="文章标题"/>
    <w:basedOn w:val="Normal"/>
    <w:next w:val="Normal"/>
    <w:qFormat/>
    <w:rsid w:val="00201886"/>
    <w:pPr>
      <w:spacing w:afterLines="0" w:after="0" w:line="360" w:lineRule="auto"/>
      <w:ind w:firstLineChars="0" w:firstLine="0"/>
      <w:jc w:val="center"/>
    </w:pPr>
    <w:rPr>
      <w:b/>
      <w:sz w:val="30"/>
    </w:rPr>
  </w:style>
  <w:style w:type="character" w:customStyle="1" w:styleId="CommentSubjectChar">
    <w:name w:val="Comment Subject Char"/>
    <w:basedOn w:val="CommentTextChar"/>
    <w:link w:val="CommentSubject"/>
    <w:uiPriority w:val="99"/>
    <w:semiHidden/>
    <w:rPr>
      <w:rFonts w:ascii="Times New Roman" w:hAnsi="Times New Roman"/>
      <w:b/>
      <w:bCs/>
      <w:sz w:val="24"/>
    </w:rPr>
  </w:style>
  <w:style w:type="paragraph" w:customStyle="1" w:styleId="a0">
    <w:name w:val="表格"/>
    <w:basedOn w:val="Normal"/>
    <w:qFormat/>
    <w:rsid w:val="0077730B"/>
    <w:pPr>
      <w:spacing w:afterLines="0" w:after="0" w:line="240" w:lineRule="auto"/>
      <w:ind w:firstLineChars="0" w:firstLine="0"/>
      <w:jc w:val="center"/>
    </w:pPr>
    <w:rPr>
      <w:rFonts w:ascii="Arial" w:eastAsia="SimSun" w:hAnsi="Arial"/>
    </w:rPr>
  </w:style>
  <w:style w:type="paragraph" w:styleId="ListParagraph">
    <w:name w:val="List Paragraph"/>
    <w:basedOn w:val="Normal"/>
    <w:uiPriority w:val="99"/>
    <w:unhideWhenUsed/>
    <w:rsid w:val="00D34C7A"/>
    <w:pPr>
      <w:ind w:firstLine="420"/>
    </w:pPr>
  </w:style>
  <w:style w:type="paragraph" w:customStyle="1" w:styleId="a1">
    <w:name w:val="原文引用"/>
    <w:basedOn w:val="Normal"/>
    <w:qFormat/>
    <w:rsid w:val="00A77A67"/>
    <w:pPr>
      <w:spacing w:afterLines="0" w:after="0"/>
      <w:ind w:leftChars="100" w:left="100" w:rightChars="100" w:right="100"/>
    </w:pPr>
    <w:rPr>
      <w:rFonts w:eastAsia="KaiTi"/>
    </w:rPr>
  </w:style>
  <w:style w:type="character" w:customStyle="1" w:styleId="FootnoteTextChar">
    <w:name w:val="Footnote Text Char"/>
    <w:basedOn w:val="DefaultParagraphFont"/>
    <w:link w:val="FootnoteText"/>
    <w:uiPriority w:val="99"/>
    <w:semiHidden/>
    <w:rPr>
      <w:rFonts w:ascii="Times New Roman" w:hAnsi="Times New Roman"/>
      <w:sz w:val="18"/>
      <w:szCs w:val="18"/>
    </w:r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rsid w:val="00853130"/>
  </w:style>
  <w:style w:type="paragraph" w:customStyle="1" w:styleId="a2">
    <w:name w:val="图表名称"/>
    <w:basedOn w:val="Normal"/>
    <w:next w:val="Normal"/>
    <w:qFormat/>
    <w:rsid w:val="00C76263"/>
    <w:pPr>
      <w:spacing w:line="240" w:lineRule="auto"/>
      <w:ind w:firstLineChars="0" w:firstLine="0"/>
      <w:jc w:val="center"/>
    </w:pPr>
    <w:rPr>
      <w:rFonts w:eastAsia="SimSun"/>
    </w:rPr>
  </w:style>
  <w:style w:type="character" w:customStyle="1" w:styleId="2">
    <w:name w:val="未处理的提及2"/>
    <w:basedOn w:val="DefaultParagraphFont"/>
    <w:uiPriority w:val="99"/>
    <w:semiHidden/>
    <w:unhideWhenUsed/>
    <w:rsid w:val="00FB59E9"/>
    <w:rPr>
      <w:color w:val="605E5C"/>
      <w:shd w:val="clear" w:color="auto" w:fill="E1DFDD"/>
    </w:rPr>
  </w:style>
  <w:style w:type="paragraph" w:customStyle="1" w:styleId="a3">
    <w:name w:val="参考文献"/>
    <w:basedOn w:val="Normal"/>
    <w:qFormat/>
    <w:rsid w:val="00C92F92"/>
    <w:pPr>
      <w:spacing w:afterLines="30" w:after="30" w:line="240" w:lineRule="auto"/>
    </w:pPr>
  </w:style>
  <w:style w:type="character" w:customStyle="1" w:styleId="a4">
    <w:name w:val="回复信正文 字符"/>
    <w:link w:val="a5"/>
    <w:rsid w:val="00D25950"/>
    <w:rPr>
      <w:rFonts w:ascii="Times New Roman" w:eastAsia="SimSun" w:hAnsi="Times New Roman" w:cs="Times New Roman"/>
      <w:kern w:val="2"/>
      <w:sz w:val="22"/>
      <w:szCs w:val="32"/>
    </w:rPr>
  </w:style>
  <w:style w:type="paragraph" w:styleId="CommentSubject">
    <w:name w:val="annotation subject"/>
    <w:basedOn w:val="CommentText"/>
    <w:next w:val="CommentText"/>
    <w:link w:val="CommentSubjectChar"/>
    <w:uiPriority w:val="99"/>
    <w:semiHidden/>
    <w:unhideWhenUsed/>
    <w:rPr>
      <w:b/>
      <w:bCs/>
    </w:rPr>
  </w:style>
  <w:style w:type="character" w:styleId="UnresolvedMention">
    <w:name w:val="Unresolved Mention"/>
    <w:basedOn w:val="DefaultParagraphFont"/>
    <w:uiPriority w:val="99"/>
    <w:semiHidden/>
    <w:unhideWhenUsed/>
    <w:rsid w:val="00D41323"/>
    <w:rPr>
      <w:color w:val="605E5C"/>
      <w:shd w:val="clear" w:color="auto" w:fill="E1DFDD"/>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rsid w:val="008768D6"/>
    <w:rPr>
      <w:rFonts w:ascii="Times New Roman" w:hAnsi="Times New Roman"/>
      <w:b/>
      <w:bCs/>
      <w:kern w:val="44"/>
      <w:sz w:val="21"/>
      <w:szCs w:val="44"/>
    </w:rPr>
  </w:style>
  <w:style w:type="character" w:styleId="CommentReference">
    <w:name w:val="annotation reference"/>
    <w:basedOn w:val="DefaultParagraphFont"/>
    <w:uiPriority w:val="99"/>
    <w:semiHidden/>
    <w:unhideWhenUsed/>
    <w:rPr>
      <w:sz w:val="21"/>
      <w:szCs w:val="21"/>
    </w:rPr>
  </w:style>
  <w:style w:type="paragraph" w:styleId="Footer">
    <w:name w:val="footer"/>
    <w:basedOn w:val="Normal"/>
    <w:link w:val="FooterChar"/>
    <w:uiPriority w:val="99"/>
    <w:unhideWhenUsed/>
    <w:pPr>
      <w:tabs>
        <w:tab w:val="center" w:pos="4153"/>
        <w:tab w:val="right" w:pos="8306"/>
      </w:tabs>
      <w:snapToGrid w:val="0"/>
      <w:spacing w:line="240" w:lineRule="auto"/>
      <w:jc w:val="left"/>
    </w:pPr>
    <w:rPr>
      <w:sz w:val="18"/>
      <w:szCs w:val="18"/>
    </w:rPr>
  </w:style>
  <w:style w:type="paragraph" w:styleId="CommentText">
    <w:name w:val="annotation text"/>
    <w:basedOn w:val="Normal"/>
    <w:link w:val="CommentTextChar"/>
    <w:uiPriority w:val="99"/>
    <w:unhideWhenUsed/>
    <w:qFormat/>
    <w:pPr>
      <w:jc w:val="left"/>
    </w:pPr>
  </w:style>
  <w:style w:type="character" w:customStyle="1" w:styleId="a6">
    <w:name w:val="论文正文 字符"/>
    <w:basedOn w:val="DefaultParagraphFont"/>
    <w:link w:val="a7"/>
    <w:rsid w:val="00FA43A5"/>
    <w:rPr>
      <w:rFonts w:eastAsia="SimSun"/>
      <w:kern w:val="2"/>
      <w:sz w:val="21"/>
      <w:szCs w:val="22"/>
      <w14:ligatures w14:val="standardContextual"/>
    </w:rPr>
  </w:style>
  <w:style w:type="paragraph" w:customStyle="1" w:styleId="a5">
    <w:name w:val="回复信正文"/>
    <w:basedOn w:val="Normal"/>
    <w:link w:val="a4"/>
    <w:qFormat/>
    <w:rsid w:val="00D25950"/>
    <w:pPr>
      <w:spacing w:afterLines="0" w:after="120" w:line="288" w:lineRule="auto"/>
      <w:ind w:firstLineChars="0" w:firstLine="482"/>
    </w:pPr>
    <w:rPr>
      <w:rFonts w:eastAsia="SimSun" w:cs="Times New Roman"/>
      <w:sz w:val="22"/>
      <w:szCs w:val="32"/>
    </w:rPr>
  </w:style>
  <w:style w:type="paragraph" w:styleId="Header">
    <w:name w:val="header"/>
    <w:basedOn w:val="Normal"/>
    <w:link w:val="HeaderChar"/>
    <w:uiPriority w:val="99"/>
    <w:unhideWhenUsed/>
    <w:pPr>
      <w:tabs>
        <w:tab w:val="center" w:pos="4153"/>
        <w:tab w:val="right" w:pos="8306"/>
      </w:tabs>
      <w:snapToGrid w:val="0"/>
      <w:spacing w:line="240" w:lineRule="auto"/>
      <w:jc w:val="center"/>
    </w:pPr>
    <w:rPr>
      <w:sz w:val="18"/>
      <w:szCs w:val="18"/>
    </w:rPr>
  </w:style>
  <w:style w:type="paragraph" w:customStyle="1" w:styleId="a8">
    <w:name w:val="图表空行"/>
    <w:basedOn w:val="a2"/>
    <w:next w:val="Normal"/>
    <w:qFormat/>
    <w:rsid w:val="00880A7B"/>
    <w:pPr>
      <w:spacing w:afterLines="0" w:after="0"/>
    </w:pPr>
  </w:style>
  <w:style w:type="paragraph" w:customStyle="1" w:styleId="10">
    <w:name w:val="书目1"/>
    <w:basedOn w:val="Normal"/>
    <w:next w:val="Normal"/>
    <w:uiPriority w:val="37"/>
    <w:unhideWhenUsed/>
    <w:pPr>
      <w:tabs>
        <w:tab w:val="left" w:pos="384"/>
      </w:tabs>
      <w:spacing w:after="0" w:line="240" w:lineRule="auto"/>
      <w:ind w:left="384" w:hanging="384"/>
    </w:pPr>
  </w:style>
  <w:style w:type="paragraph" w:customStyle="1" w:styleId="a7">
    <w:name w:val="论文正文"/>
    <w:basedOn w:val="Normal"/>
    <w:link w:val="a6"/>
    <w:rsid w:val="00FA43A5"/>
    <w:pPr>
      <w:spacing w:afterLines="0" w:after="0" w:line="360" w:lineRule="auto"/>
    </w:pPr>
    <w:rPr>
      <w:rFonts w:asciiTheme="minorHAnsi" w:eastAsia="SimSun" w:hAnsiTheme="minorHAnsi"/>
      <w14:ligatures w14:val="standardContextual"/>
    </w:rPr>
  </w:style>
  <w:style w:type="paragraph" w:styleId="NormalWeb">
    <w:name w:val="Normal (Web)"/>
    <w:basedOn w:val="Normal"/>
    <w:uiPriority w:val="99"/>
    <w:semiHidden/>
    <w:unhideWhenUsed/>
    <w:rsid w:val="009F344F"/>
    <w:rPr>
      <w:rFonts w:cs="Times New Roman"/>
      <w:sz w:val="24"/>
      <w:szCs w:val="24"/>
    </w:rPr>
  </w:style>
  <w:style w:type="character" w:customStyle="1" w:styleId="HeaderChar">
    <w:name w:val="Header Char"/>
    <w:basedOn w:val="DefaultParagraphFont"/>
    <w:link w:val="Header"/>
    <w:uiPriority w:val="99"/>
    <w:rPr>
      <w:rFonts w:ascii="Times New Roman" w:hAnsi="Times New Roman"/>
      <w:kern w:val="2"/>
      <w:sz w:val="18"/>
      <w:szCs w:val="18"/>
    </w:rPr>
  </w:style>
  <w:style w:type="table" w:styleId="PlainTable2">
    <w:name w:val="Plain Table 2"/>
    <w:basedOn w:val="TableNormal"/>
    <w:uiPriority w:val="42"/>
    <w:rsid w:val="00A016F8"/>
    <w:rPr>
      <w:kern w:val="2"/>
      <w:sz w:val="21"/>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qFormat/>
    <w:rsid w:val="00B31991"/>
    <w:rPr>
      <w:rFonts w:ascii="Times New Roman" w:hAnsi="Times New Roman"/>
      <w:b/>
      <w:bCs/>
      <w:kern w:val="2"/>
      <w:sz w:val="24"/>
      <w:szCs w:val="32"/>
    </w:rPr>
  </w:style>
  <w:style w:type="paragraph" w:styleId="Caption">
    <w:name w:val="caption"/>
    <w:basedOn w:val="Normal"/>
    <w:next w:val="Normal"/>
    <w:uiPriority w:val="35"/>
    <w:unhideWhenUsed/>
    <w:qFormat/>
    <w:rPr>
      <w:rFonts w:asciiTheme="majorHAnsi" w:eastAsia="SimHei" w:hAnsiTheme="majorHAnsi" w:cstheme="majorBidi"/>
      <w:sz w:val="20"/>
      <w:szCs w:val="20"/>
    </w:rPr>
  </w:style>
  <w:style w:type="character" w:customStyle="1" w:styleId="CommentTextChar">
    <w:name w:val="Comment Text Char"/>
    <w:basedOn w:val="DefaultParagraphFont"/>
    <w:link w:val="CommentText"/>
    <w:uiPriority w:val="99"/>
    <w:qFormat/>
    <w:rPr>
      <w:rFonts w:ascii="Times New Roman" w:hAnsi="Times New Roman"/>
      <w:sz w:val="24"/>
    </w:rPr>
  </w:style>
  <w:style w:type="paragraph" w:customStyle="1" w:styleId="11">
    <w:name w:val="修订1"/>
    <w:hidden/>
    <w:uiPriority w:val="99"/>
    <w:unhideWhenUsed/>
    <w:rPr>
      <w:rFonts w:ascii="Times New Roman" w:hAnsi="Times New Roman"/>
      <w:kern w:val="2"/>
      <w:sz w:val="24"/>
      <w:szCs w:val="22"/>
    </w:rPr>
  </w:style>
  <w:style w:type="paragraph" w:styleId="Revision">
    <w:name w:val="Revision"/>
    <w:hidden/>
    <w:uiPriority w:val="99"/>
    <w:unhideWhenUsed/>
    <w:rsid w:val="002B0751"/>
    <w:rPr>
      <w:rFonts w:ascii="Times New Roman" w:hAnsi="Times New Roman"/>
      <w:kern w:val="2"/>
      <w:sz w:val="24"/>
      <w:szCs w:val="22"/>
    </w:rPr>
  </w:style>
  <w:style w:type="character" w:styleId="PlaceholderText">
    <w:name w:val="Placeholder Text"/>
    <w:basedOn w:val="DefaultParagraphFont"/>
    <w:uiPriority w:val="99"/>
    <w:unhideWhenUsed/>
    <w:rsid w:val="006413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016/j.scs.2019.101598" TargetMode="External"/><Relationship Id="rId26" Type="http://schemas.openxmlformats.org/officeDocument/2006/relationships/hyperlink" Target="https://www.jstage.jst.go.jp/article/cpijkansai/13/0/13_65/_pdf/-char/en" TargetMode="External"/><Relationship Id="rId39" Type="http://schemas.openxmlformats.org/officeDocument/2006/relationships/footer" Target="footer3.xml"/><Relationship Id="rId21" Type="http://schemas.openxmlformats.org/officeDocument/2006/relationships/hyperlink" Target="https://doi.org/10.1016/j.jtrangeo.2024.103989" TargetMode="External"/><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07/s40864-023-00211-3?utm_source=chatgpt.com" TargetMode="External"/><Relationship Id="rId20" Type="http://schemas.openxmlformats.org/officeDocument/2006/relationships/hyperlink" Target="https://doi.org/10.1080/01441647.2024.2337880" TargetMode="External"/><Relationship Id="rId29" Type="http://schemas.openxmlformats.org/officeDocument/2006/relationships/image" Target="media/image13.png"/><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07/s40534-018-0170-1" TargetMode="External"/><Relationship Id="rId23" Type="http://schemas.openxmlformats.org/officeDocument/2006/relationships/image" Target="media/image10.png"/><Relationship Id="rId28" Type="http://schemas.openxmlformats.org/officeDocument/2006/relationships/hyperlink" Target="https://www.nikkei.com/article/DGXZQOUF20BBV0Q3A620C2000000/"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i.org/10.1080/01441647.2023.2222911"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9.png"/><Relationship Id="rId27" Type="http://schemas.openxmlformats.org/officeDocument/2006/relationships/hyperlink" Target="https://osakakiten.com/region-information/9124/" TargetMode="External"/><Relationship Id="rId30" Type="http://schemas.openxmlformats.org/officeDocument/2006/relationships/image" Target="media/image1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16/j.landurbplan.2023.104686" TargetMode="External"/><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3782</Words>
  <Characters>21562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pippin hsu</cp:lastModifiedBy>
  <cp:revision>2</cp:revision>
  <dcterms:created xsi:type="dcterms:W3CDTF">2026-10-03T12:12:00Z</dcterms:created>
  <dcterms:modified xsi:type="dcterms:W3CDTF">2026-10-03T12:12:00Z</dcterms:modified>
</cp:coreProperties>
</file>