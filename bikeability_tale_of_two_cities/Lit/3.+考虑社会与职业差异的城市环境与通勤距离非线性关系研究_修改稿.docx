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F64F4" w14:textId="6D595006" w:rsidR="000F7F57" w:rsidRDefault="0018557B">
      <w:pPr>
        <w:pStyle w:val="Title"/>
        <w:keepNext/>
        <w:widowControl/>
        <w:spacing w:after="240" w:line="360" w:lineRule="auto"/>
        <w:jc w:val="center"/>
      </w:pPr>
      <w:r>
        <w:t>考虑社会与职业差异的城市</w:t>
      </w:r>
      <w:r w:rsidR="00D66AC7">
        <w:t>建成</w:t>
      </w:r>
      <w:r>
        <w:t>环境与通勤距离非线性关系研究</w:t>
      </w:r>
    </w:p>
    <w:p w14:paraId="0DFE5918" w14:textId="7D376920" w:rsidR="002B3BEA" w:rsidRDefault="002B3BEA" w:rsidP="002B3BEA">
      <w:r>
        <w:rPr>
          <w:b/>
        </w:rPr>
        <w:t>作者：</w:t>
      </w:r>
      <w:r>
        <w:t xml:space="preserve"> </w:t>
      </w:r>
      <w:r w:rsidRPr="00A72CF1">
        <w:rPr>
          <w:b/>
          <w:bCs/>
        </w:rPr>
        <w:t>Xingang Zhou</w:t>
      </w:r>
      <w:r w:rsidRPr="008F713B">
        <w:rPr>
          <w:vertAlign w:val="superscript"/>
        </w:rPr>
        <w:t>a</w:t>
      </w:r>
      <w:r>
        <w:t>，</w:t>
      </w:r>
      <w:r>
        <w:t>Zhouye Zhao</w:t>
      </w:r>
      <w:r w:rsidR="008E0EB7" w:rsidRPr="008F713B">
        <w:rPr>
          <w:vertAlign w:val="superscript"/>
        </w:rPr>
        <w:t>a</w:t>
      </w:r>
      <w:r>
        <w:t>，</w:t>
      </w:r>
      <w:r>
        <w:t>Weiye Xiao</w:t>
      </w:r>
      <w:r w:rsidR="00B1301D">
        <w:rPr>
          <w:rFonts w:hint="eastAsia"/>
          <w:vertAlign w:val="superscript"/>
        </w:rPr>
        <w:t>b</w:t>
      </w:r>
      <w:r>
        <w:t>,*</w:t>
      </w:r>
    </w:p>
    <w:p w14:paraId="7ACD2806" w14:textId="300B7982" w:rsidR="0081376F" w:rsidRDefault="002B3BEA" w:rsidP="002B3BEA">
      <w:r>
        <w:rPr>
          <w:b/>
        </w:rPr>
        <w:t>作者单位：</w:t>
      </w:r>
      <w:r>
        <w:t xml:space="preserve"> a </w:t>
      </w:r>
      <w:r>
        <w:t>同济大学建筑与城市规划学院，自然资源部空间智能规划技术重点实验室，上海，中国</w:t>
      </w:r>
      <w:r>
        <w:t xml:space="preserve"> </w:t>
      </w:r>
    </w:p>
    <w:p w14:paraId="71ACAB15" w14:textId="03A0FFD9" w:rsidR="002B3BEA" w:rsidRDefault="002B3BEA" w:rsidP="002B3BEA">
      <w:r>
        <w:t xml:space="preserve">b </w:t>
      </w:r>
      <w:r>
        <w:t>湖泊与流域水安全全国重点实验室，中国科学院南京地理与湖泊研究所，南京</w:t>
      </w:r>
      <w:r>
        <w:t xml:space="preserve"> 211135</w:t>
      </w:r>
      <w:r>
        <w:t>，中国</w:t>
      </w:r>
    </w:p>
    <w:p w14:paraId="7DDD0859" w14:textId="52B9843E" w:rsidR="002B3BEA" w:rsidRDefault="002B3BEA" w:rsidP="002B3BEA">
      <w:r>
        <w:rPr>
          <w:b/>
        </w:rPr>
        <w:t>电子邮箱：</w:t>
      </w:r>
      <w:r>
        <w:t xml:space="preserve"> zxg@tongji.edu.cn</w:t>
      </w:r>
      <w:r>
        <w:t>（</w:t>
      </w:r>
      <w:r>
        <w:t>Xingang Zhou</w:t>
      </w:r>
      <w:r>
        <w:t>）；</w:t>
      </w:r>
      <w:r>
        <w:t>zhaozhouye@tongji.edu.cn</w:t>
      </w:r>
      <w:r>
        <w:t>（</w:t>
      </w:r>
      <w:r>
        <w:t>Zhouye Zhao</w:t>
      </w:r>
      <w:r>
        <w:t>）；</w:t>
      </w:r>
      <w:r>
        <w:t>ywxiao@niglas.ac.cn</w:t>
      </w:r>
      <w:r>
        <w:t>（</w:t>
      </w:r>
      <w:r>
        <w:t>Weiye Xiao</w:t>
      </w:r>
      <w:r>
        <w:t>）</w:t>
      </w:r>
    </w:p>
    <w:p w14:paraId="082C3BC5" w14:textId="23962942" w:rsidR="002B3BEA" w:rsidRDefault="002B3BEA" w:rsidP="002B3BEA">
      <w:r>
        <w:rPr>
          <w:b/>
        </w:rPr>
        <w:t>期刊信息：</w:t>
      </w:r>
      <w:r>
        <w:t xml:space="preserve"> </w:t>
      </w:r>
      <w:r w:rsidRPr="00EC69DF">
        <w:rPr>
          <w:b/>
          <w:bCs/>
          <w:i/>
        </w:rPr>
        <w:t>Applied Geography</w:t>
      </w:r>
      <w:r>
        <w:t>，</w:t>
      </w:r>
      <w:r>
        <w:t>190</w:t>
      </w:r>
      <w:r>
        <w:t>（</w:t>
      </w:r>
      <w:r>
        <w:t>2026</w:t>
      </w:r>
      <w:r>
        <w:t>），</w:t>
      </w:r>
      <w:r>
        <w:t xml:space="preserve">103967 </w:t>
      </w:r>
      <w:r>
        <w:rPr>
          <w:b/>
        </w:rPr>
        <w:t>DOI</w:t>
      </w:r>
      <w:r>
        <w:rPr>
          <w:b/>
        </w:rPr>
        <w:t>：</w:t>
      </w:r>
      <w:r>
        <w:t xml:space="preserve"> https://doi.org/10.1016/j.apgeog.2026.103967</w:t>
      </w:r>
    </w:p>
    <w:p w14:paraId="5EB88CDE" w14:textId="77777777" w:rsidR="002B3BEA" w:rsidRPr="002B3BEA" w:rsidRDefault="002B3BEA">
      <w:pPr>
        <w:pStyle w:val="Title"/>
        <w:keepNext/>
        <w:widowControl/>
        <w:spacing w:after="240" w:line="360" w:lineRule="auto"/>
        <w:jc w:val="center"/>
      </w:pPr>
    </w:p>
    <w:p w14:paraId="6240B14A" w14:textId="1A413189" w:rsidR="000F7F57" w:rsidRPr="002D1AC9" w:rsidRDefault="0018557B">
      <w:pPr>
        <w:widowControl/>
        <w:spacing w:after="60" w:line="360" w:lineRule="auto"/>
        <w:rPr>
          <w:rFonts w:cs="Times New Roman"/>
        </w:rPr>
      </w:pPr>
      <w:r>
        <w:rPr>
          <w:rFonts w:cs="Times New Roman"/>
          <w:b/>
        </w:rPr>
        <w:t>摘要：</w:t>
      </w:r>
      <w:r>
        <w:rPr>
          <w:rFonts w:cs="Times New Roman"/>
        </w:rPr>
        <w:t>通过优化建成环境提升通勤效率，有望缓解大城市的交通压力。然而，</w:t>
      </w:r>
      <w:r w:rsidR="003D7A33">
        <w:rPr>
          <w:rFonts w:cs="Times New Roman"/>
        </w:rPr>
        <w:t>通勤出行</w:t>
      </w:r>
      <w:r>
        <w:rPr>
          <w:rFonts w:cs="Times New Roman"/>
        </w:rPr>
        <w:t>是社会因素与环境因素复杂交互作用的结果，因此通勤距离与其</w:t>
      </w:r>
      <w:r w:rsidR="003D7A33">
        <w:rPr>
          <w:rFonts w:cs="Times New Roman"/>
        </w:rPr>
        <w:t>影响因素</w:t>
      </w:r>
      <w:r>
        <w:rPr>
          <w:rFonts w:cs="Times New Roman"/>
        </w:rPr>
        <w:t>之间呈现非线性关系。本文利用上海市手机位置服务数据，在通勤出行层面</w:t>
      </w:r>
      <w:r w:rsidR="00F52817">
        <w:rPr>
          <w:rFonts w:cs="Times New Roman"/>
        </w:rPr>
        <w:t>挖掘</w:t>
      </w:r>
      <w:r>
        <w:rPr>
          <w:rFonts w:cs="Times New Roman"/>
        </w:rPr>
        <w:t>通勤距离的</w:t>
      </w:r>
      <w:r w:rsidR="003D7A33">
        <w:rPr>
          <w:rFonts w:cs="Times New Roman"/>
        </w:rPr>
        <w:t>影响因素</w:t>
      </w:r>
      <w:r>
        <w:rPr>
          <w:rFonts w:cs="Times New Roman"/>
        </w:rPr>
        <w:t>，在网格单元层面分析长距离通勤的空间格局，并重点关注社会差异。采用随机森林模型与</w:t>
      </w:r>
      <w:r>
        <w:rPr>
          <w:rFonts w:cs="Times New Roman"/>
        </w:rPr>
        <w:t>SHAP</w:t>
      </w:r>
      <w:r w:rsidR="0081376F">
        <w:rPr>
          <w:rFonts w:cs="Times New Roman"/>
        </w:rPr>
        <w:t>解释</w:t>
      </w:r>
      <w:r>
        <w:rPr>
          <w:rFonts w:cs="Times New Roman"/>
        </w:rPr>
        <w:t>分析相结合的方法，揭示这些非线性影响及交互作用。结果表明，住房价格是通勤距离的主导性</w:t>
      </w:r>
      <w:r w:rsidR="003D7A33">
        <w:rPr>
          <w:rFonts w:cs="Times New Roman"/>
        </w:rPr>
        <w:t>影响因素</w:t>
      </w:r>
      <w:r>
        <w:rPr>
          <w:rFonts w:cs="Times New Roman"/>
        </w:rPr>
        <w:t>。</w:t>
      </w:r>
      <w:r>
        <w:rPr>
          <w:rFonts w:cs="Times New Roman"/>
        </w:rPr>
        <w:t xml:space="preserve">SHAP </w:t>
      </w:r>
      <w:r>
        <w:rPr>
          <w:rFonts w:cs="Times New Roman"/>
        </w:rPr>
        <w:t>分析进一步揭示，</w:t>
      </w:r>
      <w:del w:id="0" w:author="pippin hsu" w:date="2026-09-30T13:11:00Z" w16du:dateUtc="2026-09-30T05:11:00Z">
        <w:r w:rsidDel="000E3C6C">
          <w:rPr>
            <w:rFonts w:cs="Times New Roman" w:hint="eastAsia"/>
          </w:rPr>
          <w:delText>社会经济地位与城市环境因素的交互作用，形成了这些因素对通勤距离的非线性影响</w:delText>
        </w:r>
      </w:del>
      <w:ins w:id="1" w:author="pippin hsu" w:date="2026-09-30T13:11:00Z" w16du:dateUtc="2026-09-30T05:11:00Z">
        <w:r w:rsidR="000E3C6C">
          <w:rPr>
            <w:rFonts w:cs="Times New Roman" w:hint="eastAsia"/>
          </w:rPr>
          <w:t>这些非线性影响源于社会经济地位与城市环境因素的交互作用</w:t>
        </w:r>
      </w:ins>
      <w:r>
        <w:rPr>
          <w:rFonts w:cs="Times New Roman"/>
        </w:rPr>
        <w:t>。高技能和高收入群体居住在中心城区或工作于城市外围地区时，往往具有较短的通勤距离。对长距离通勤格局的分析表明，距城市中心的距离、住房价格等城市结构因素的影响强于建成环境特征。研究结果有助于更细致地理解</w:t>
      </w:r>
      <w:r w:rsidR="003D7A33">
        <w:rPr>
          <w:rFonts w:cs="Times New Roman"/>
        </w:rPr>
        <w:t>通勤出行</w:t>
      </w:r>
      <w:r>
        <w:rPr>
          <w:rFonts w:cs="Times New Roman"/>
        </w:rPr>
        <w:t>背后的复杂机制，并可为可持续空间规划提供</w:t>
      </w:r>
      <w:ins w:id="2" w:author="pippin hsu" w:date="2026-09-30T13:11:00Z" w16du:dateUtc="2026-09-30T05:11:00Z">
        <w:r w:rsidR="000E3C6C">
          <w:rPr>
            <w:rFonts w:cs="Times New Roman" w:hint="eastAsia"/>
          </w:rPr>
          <w:t>参考</w:t>
        </w:r>
      </w:ins>
      <w:del w:id="3" w:author="pippin hsu" w:date="2026-09-30T13:11:00Z" w16du:dateUtc="2026-09-30T05:11:00Z">
        <w:r w:rsidDel="000E3C6C">
          <w:rPr>
            <w:rFonts w:cs="Times New Roman"/>
          </w:rPr>
          <w:delText>实践启示</w:delText>
        </w:r>
      </w:del>
      <w:r>
        <w:rPr>
          <w:rFonts w:cs="Times New Roman"/>
        </w:rPr>
        <w:t>。</w:t>
      </w:r>
    </w:p>
    <w:p w14:paraId="66DE5D1D" w14:textId="77777777" w:rsidR="000F7F57" w:rsidRPr="002D1AC9" w:rsidRDefault="0018557B">
      <w:pPr>
        <w:widowControl/>
        <w:spacing w:after="60" w:line="360" w:lineRule="auto"/>
        <w:rPr>
          <w:rFonts w:cs="Times New Roman"/>
        </w:rPr>
      </w:pPr>
      <w:r>
        <w:rPr>
          <w:rFonts w:cs="Times New Roman"/>
          <w:b/>
        </w:rPr>
        <w:t>关键词：</w:t>
      </w:r>
      <w:r>
        <w:rPr>
          <w:rFonts w:cs="Times New Roman"/>
        </w:rPr>
        <w:t>通勤距离；非线性关系；随机森林；住房价格；长距离通勤</w:t>
      </w:r>
    </w:p>
    <w:p w14:paraId="7BA71DB0" w14:textId="77777777" w:rsidR="000F7F57" w:rsidRPr="002D1AC9" w:rsidRDefault="000F7F57">
      <w:pPr>
        <w:widowControl/>
        <w:spacing w:line="80" w:lineRule="exact"/>
        <w:ind w:firstLine="480"/>
        <w:rPr>
          <w:rFonts w:cs="Times New Roman"/>
        </w:rPr>
      </w:pPr>
    </w:p>
    <w:p w14:paraId="552AE851" w14:textId="77777777" w:rsidR="000F7F57" w:rsidRPr="002D1AC9" w:rsidRDefault="0018557B">
      <w:pPr>
        <w:pStyle w:val="Heading1"/>
        <w:keepNext/>
        <w:keepLines/>
        <w:widowControl/>
        <w:numPr>
          <w:ilvl w:val="0"/>
          <w:numId w:val="1"/>
        </w:numPr>
        <w:spacing w:before="200" w:after="100" w:line="300" w:lineRule="auto"/>
        <w:jc w:val="left"/>
      </w:pPr>
      <w:r>
        <w:t>引言</w:t>
      </w:r>
    </w:p>
    <w:p w14:paraId="6A1F3D2C" w14:textId="18E60A29" w:rsidR="000F7F57" w:rsidRPr="002D1AC9" w:rsidRDefault="0018557B">
      <w:pPr>
        <w:widowControl/>
        <w:spacing w:after="60" w:line="360" w:lineRule="auto"/>
        <w:ind w:firstLine="480"/>
        <w:rPr>
          <w:rFonts w:cs="Times New Roman"/>
        </w:rPr>
      </w:pPr>
      <w:bookmarkStart w:id="4" w:name="OLE_LINK1"/>
      <w:r>
        <w:rPr>
          <w:rFonts w:cs="Times New Roman"/>
        </w:rPr>
        <w:t>城市环境对</w:t>
      </w:r>
      <w:del w:id="5" w:author="pippin hsu" w:date="2026-09-30T13:12:00Z" w16du:dateUtc="2026-09-30T05:12:00Z">
        <w:r w:rsidDel="000E3C6C">
          <w:rPr>
            <w:rFonts w:cs="Times New Roman"/>
          </w:rPr>
          <w:delText>城市</w:delText>
        </w:r>
      </w:del>
      <w:r w:rsidR="003D7A33">
        <w:rPr>
          <w:rFonts w:cs="Times New Roman"/>
        </w:rPr>
        <w:t>通勤出行</w:t>
      </w:r>
      <w:r>
        <w:rPr>
          <w:rFonts w:cs="Times New Roman"/>
        </w:rPr>
        <w:t>的影响已得到充分研究，但二者之间的非线性关系直至近年才受到广泛关注</w:t>
      </w:r>
      <w:r>
        <w:rPr>
          <w:rFonts w:cs="Times New Roman"/>
        </w:rPr>
        <w:t xml:space="preserve"> (Ewing and Cevero, 2010; Liu et al., 2025)</w:t>
      </w:r>
      <w:r>
        <w:rPr>
          <w:rFonts w:cs="Times New Roman"/>
        </w:rPr>
        <w:t>。这种复杂关系是空间异质性与社会异质性共同作用的结果</w:t>
      </w:r>
      <w:r>
        <w:rPr>
          <w:rFonts w:cs="Times New Roman"/>
        </w:rPr>
        <w:t xml:space="preserve"> (Liu &amp; Xiao, 2023; Tong, An, Zhang, et al., 2022)</w:t>
      </w:r>
      <w:r>
        <w:rPr>
          <w:rFonts w:cs="Times New Roman"/>
        </w:rPr>
        <w:t>。其中，</w:t>
      </w:r>
      <w:ins w:id="6" w:author="pippin hsu" w:date="2026-09-30T13:13:00Z" w16du:dateUtc="2026-09-30T05:13:00Z">
        <w:r w:rsidR="000E3C6C">
          <w:rPr>
            <w:rFonts w:cs="Times New Roman" w:hint="eastAsia"/>
          </w:rPr>
          <w:t>社会经济地位对通勤的影响正被</w:t>
        </w:r>
      </w:ins>
      <w:ins w:id="7" w:author="pippin hsu" w:date="2026-09-30T13:51:00Z" w16du:dateUtc="2026-09-30T05:51:00Z">
        <w:r w:rsidR="001B46B9">
          <w:rPr>
            <w:rFonts w:cs="Times New Roman" w:hint="eastAsia"/>
          </w:rPr>
          <w:t>研究者</w:t>
        </w:r>
      </w:ins>
      <w:ins w:id="8" w:author="pippin hsu" w:date="2026-09-30T13:13:00Z" w16du:dateUtc="2026-09-30T05:13:00Z">
        <w:r w:rsidR="000E3C6C">
          <w:rPr>
            <w:rFonts w:cs="Times New Roman" w:hint="eastAsia"/>
          </w:rPr>
          <w:t>重新审视，以期获得更细致的认识</w:t>
        </w:r>
      </w:ins>
      <w:del w:id="9" w:author="pippin hsu" w:date="2026-09-30T13:12:00Z" w16du:dateUtc="2026-09-30T05:12:00Z">
        <w:r w:rsidDel="000E3C6C">
          <w:rPr>
            <w:rFonts w:cs="Times New Roman" w:hint="eastAsia"/>
          </w:rPr>
          <w:delText>研</w:delText>
        </w:r>
        <w:r w:rsidDel="000E3C6C">
          <w:rPr>
            <w:rFonts w:cs="Times New Roman"/>
          </w:rPr>
          <w:delText>究者正重新审视社会经济地位对通勤的影响，以获得更细致的认识</w:delText>
        </w:r>
      </w:del>
      <w:r>
        <w:rPr>
          <w:rFonts w:cs="Times New Roman"/>
        </w:rPr>
        <w:t xml:space="preserve"> (Li, Dodson, &amp; Goldie, 2021; Xiao et al., 2023)</w:t>
      </w:r>
      <w:r>
        <w:rPr>
          <w:rFonts w:cs="Times New Roman"/>
        </w:rPr>
        <w:t>。相关研究不再仅讨论职住平衡，而是引入空间技能错配等概念，用以描述个体可获得的就业机会与</w:t>
      </w:r>
      <w:ins w:id="10" w:author="pippin hsu" w:date="2026-09-30T13:13:00Z" w16du:dateUtc="2026-09-30T05:13:00Z">
        <w:r w:rsidR="000E3C6C">
          <w:rPr>
            <w:rFonts w:cs="Times New Roman" w:hint="eastAsia"/>
          </w:rPr>
          <w:t>自身</w:t>
        </w:r>
      </w:ins>
      <w:del w:id="11" w:author="pippin hsu" w:date="2026-09-30T13:13:00Z" w16du:dateUtc="2026-09-30T05:13:00Z">
        <w:r w:rsidDel="000E3C6C">
          <w:rPr>
            <w:rFonts w:cs="Times New Roman"/>
          </w:rPr>
          <w:delText>其</w:delText>
        </w:r>
      </w:del>
      <w:r>
        <w:rPr>
          <w:rFonts w:cs="Times New Roman"/>
        </w:rPr>
        <w:t>职业技能不相匹配的现象</w:t>
      </w:r>
      <w:r>
        <w:rPr>
          <w:rFonts w:cs="Times New Roman"/>
        </w:rPr>
        <w:t xml:space="preserve"> (Houston, </w:t>
      </w:r>
      <w:r>
        <w:rPr>
          <w:rFonts w:cs="Times New Roman"/>
        </w:rPr>
        <w:lastRenderedPageBreak/>
        <w:t>2005; Xiao et al., 2023; Zhou et al., 2024)</w:t>
      </w:r>
      <w:r>
        <w:rPr>
          <w:rFonts w:cs="Times New Roman"/>
        </w:rPr>
        <w:t>。这些研究</w:t>
      </w:r>
      <w:ins w:id="12" w:author="pippin hsu" w:date="2026-09-30T13:14:00Z" w16du:dateUtc="2026-09-30T05:14:00Z">
        <w:r w:rsidR="000E3C6C">
          <w:rPr>
            <w:rFonts w:cs="Times New Roman" w:hint="eastAsia"/>
          </w:rPr>
          <w:t>探讨</w:t>
        </w:r>
      </w:ins>
      <w:del w:id="13" w:author="pippin hsu" w:date="2026-09-30T13:14:00Z" w16du:dateUtc="2026-09-30T05:14:00Z">
        <w:r w:rsidR="00F52817" w:rsidDel="000E3C6C">
          <w:rPr>
            <w:rFonts w:cs="Times New Roman"/>
          </w:rPr>
          <w:delText>挖掘</w:delText>
        </w:r>
      </w:del>
      <w:r>
        <w:rPr>
          <w:rFonts w:cs="Times New Roman"/>
        </w:rPr>
        <w:t>了城市环境因素对</w:t>
      </w:r>
      <w:del w:id="14" w:author="pippin hsu" w:date="2026-09-30T13:15:00Z" w16du:dateUtc="2026-09-30T05:15:00Z">
        <w:r w:rsidDel="000E3C6C">
          <w:rPr>
            <w:rFonts w:cs="Times New Roman"/>
          </w:rPr>
          <w:delText>城市</w:delText>
        </w:r>
      </w:del>
      <w:r>
        <w:rPr>
          <w:rFonts w:cs="Times New Roman"/>
        </w:rPr>
        <w:t>通勤的影响</w:t>
      </w:r>
      <w:ins w:id="15" w:author="pippin hsu" w:date="2026-09-30T13:15:00Z" w16du:dateUtc="2026-09-30T05:15:00Z">
        <w:r w:rsidR="000E3C6C">
          <w:rPr>
            <w:rFonts w:cs="Times New Roman" w:hint="eastAsia"/>
          </w:rPr>
          <w:t>在不同</w:t>
        </w:r>
      </w:ins>
      <w:del w:id="16" w:author="pippin hsu" w:date="2026-09-30T13:15:00Z" w16du:dateUtc="2026-09-30T05:15:00Z">
        <w:r w:rsidDel="000E3C6C">
          <w:rPr>
            <w:rFonts w:cs="Times New Roman"/>
          </w:rPr>
          <w:delText>如何因</w:delText>
        </w:r>
      </w:del>
      <w:r>
        <w:rPr>
          <w:rFonts w:cs="Times New Roman"/>
        </w:rPr>
        <w:t>人口群体</w:t>
      </w:r>
      <w:ins w:id="17" w:author="pippin hsu" w:date="2026-09-30T13:15:00Z" w16du:dateUtc="2026-09-30T05:15:00Z">
        <w:r w:rsidR="000E3C6C">
          <w:rPr>
            <w:rFonts w:cs="Times New Roman" w:hint="eastAsia"/>
          </w:rPr>
          <w:t>间有何差异</w:t>
        </w:r>
      </w:ins>
      <w:del w:id="18" w:author="pippin hsu" w:date="2026-09-30T13:15:00Z" w16du:dateUtc="2026-09-30T05:15:00Z">
        <w:r w:rsidDel="000E3C6C">
          <w:rPr>
            <w:rFonts w:cs="Times New Roman"/>
          </w:rPr>
          <w:delText>而异</w:delText>
        </w:r>
      </w:del>
      <w:r>
        <w:rPr>
          <w:rFonts w:cs="Times New Roman"/>
        </w:rPr>
        <w:t>。</w:t>
      </w:r>
      <w:bookmarkEnd w:id="4"/>
    </w:p>
    <w:p w14:paraId="4B7AA157" w14:textId="7AB910F2" w:rsidR="000F7F57" w:rsidRPr="002D1AC9" w:rsidRDefault="0018557B">
      <w:pPr>
        <w:widowControl/>
        <w:spacing w:after="60" w:line="360" w:lineRule="auto"/>
        <w:ind w:firstLine="480"/>
        <w:rPr>
          <w:rFonts w:cs="Times New Roman"/>
        </w:rPr>
      </w:pPr>
      <w:r>
        <w:rPr>
          <w:rFonts w:cs="Times New Roman"/>
        </w:rPr>
        <w:t>早期空间错配假说以快速的城市重构为背景，认为低收入群体因住房可负担性不足，无法随就业岗位迁移，因而可能面临更长的通勤距离</w:t>
      </w:r>
      <w:r>
        <w:rPr>
          <w:rFonts w:cs="Times New Roman"/>
        </w:rPr>
        <w:t xml:space="preserve"> (Hu, 2019)</w:t>
      </w:r>
      <w:r>
        <w:rPr>
          <w:rFonts w:cs="Times New Roman"/>
        </w:rPr>
        <w:t>。随着城市化水平提高和不平等持续加剧，</w:t>
      </w:r>
      <w:ins w:id="19" w:author="pippin hsu" w:date="2026-09-30T13:16:00Z" w16du:dateUtc="2026-09-30T05:16:00Z">
        <w:r w:rsidR="000E3C6C">
          <w:t>通勤出行日益取决于个体依据自身社会经济地位对居住地和工作地作出的自选</w:t>
        </w:r>
        <w:r w:rsidR="000E3C6C">
          <w:rPr>
            <w:rFonts w:ascii="SimSun" w:hAnsi="SimSun" w:cs="SimSun" w:hint="eastAsia"/>
          </w:rPr>
          <w:t>择</w:t>
        </w:r>
      </w:ins>
      <w:del w:id="20" w:author="pippin hsu" w:date="2026-09-30T13:16:00Z" w16du:dateUtc="2026-09-30T05:16:00Z">
        <w:r w:rsidR="003D7A33" w:rsidDel="000E3C6C">
          <w:rPr>
            <w:rFonts w:cs="Times New Roman"/>
          </w:rPr>
          <w:delText>通勤出行</w:delText>
        </w:r>
        <w:r w:rsidDel="000E3C6C">
          <w:rPr>
            <w:rFonts w:cs="Times New Roman"/>
          </w:rPr>
          <w:delText>日益受到个体基于自身社会经济地位对住房和工作地进行自选择的影响</w:delText>
        </w:r>
      </w:del>
      <w:r>
        <w:rPr>
          <w:rFonts w:cs="Times New Roman"/>
        </w:rPr>
        <w:t>。</w:t>
      </w:r>
      <w:ins w:id="21" w:author="pippin hsu" w:date="2026-09-30T13:16:00Z" w16du:dateUtc="2026-09-30T05:16:00Z">
        <w:r w:rsidR="000E3C6C">
          <w:t>高房价会迫使人们远离工作地居住，高薪酬则会提高劳动者对长距离通勤的接受</w:t>
        </w:r>
        <w:r w:rsidR="000E3C6C">
          <w:rPr>
            <w:rFonts w:ascii="SimSun" w:hAnsi="SimSun" w:cs="SimSun" w:hint="eastAsia"/>
          </w:rPr>
          <w:t>度</w:t>
        </w:r>
      </w:ins>
      <w:ins w:id="22" w:author="pippin hsu" w:date="2026-09-30T13:17:00Z" w16du:dateUtc="2026-09-30T05:17:00Z">
        <w:r w:rsidR="000E3C6C">
          <w:rPr>
            <w:rFonts w:ascii="SimSun" w:hAnsi="SimSun" w:cs="SimSun" w:hint="eastAsia"/>
          </w:rPr>
          <w:t xml:space="preserve"> </w:t>
        </w:r>
      </w:ins>
      <w:del w:id="23" w:author="pippin hsu" w:date="2026-09-30T13:16:00Z" w16du:dateUtc="2026-09-30T05:16:00Z">
        <w:r w:rsidDel="000E3C6C">
          <w:rPr>
            <w:rFonts w:cs="Times New Roman"/>
          </w:rPr>
          <w:delText>高住房价格会迫使人们远离工作地居住，而高薪酬会增强劳动者对长距离通勤的偏好</w:delText>
        </w:r>
        <w:r w:rsidDel="000E3C6C">
          <w:rPr>
            <w:rFonts w:cs="Times New Roman"/>
          </w:rPr>
          <w:delText xml:space="preserve"> </w:delText>
        </w:r>
      </w:del>
      <w:r>
        <w:rPr>
          <w:rFonts w:cs="Times New Roman"/>
        </w:rPr>
        <w:t>(Dahl et al., 2010; Xiao et al., 2021)</w:t>
      </w:r>
      <w:r>
        <w:rPr>
          <w:rFonts w:cs="Times New Roman"/>
        </w:rPr>
        <w:t>。此外，在现代城市生活中，就业可达性并非首要考虑因素，部分高收入群体更愿意居住在城市外围地区，以获得更好的生活环境</w:t>
      </w:r>
      <w:r>
        <w:rPr>
          <w:rFonts w:cs="Times New Roman"/>
        </w:rPr>
        <w:t xml:space="preserve"> (Qin et al., 2022)</w:t>
      </w:r>
      <w:r>
        <w:rPr>
          <w:rFonts w:cs="Times New Roman"/>
        </w:rPr>
        <w:t>。因此，</w:t>
      </w:r>
      <w:r w:rsidR="003D7A33">
        <w:rPr>
          <w:rFonts w:cs="Times New Roman"/>
        </w:rPr>
        <w:t>通勤出行</w:t>
      </w:r>
      <w:r>
        <w:rPr>
          <w:rFonts w:cs="Times New Roman"/>
        </w:rPr>
        <w:t>是社会经济地位与住房价格、岗位薪酬等城市结构因素交互作用的结果。</w:t>
      </w:r>
    </w:p>
    <w:p w14:paraId="3A8C7713" w14:textId="23102687" w:rsidR="000F7F57" w:rsidRPr="002D1AC9" w:rsidRDefault="0018557B">
      <w:pPr>
        <w:widowControl/>
        <w:spacing w:after="60" w:line="360" w:lineRule="auto"/>
        <w:ind w:firstLine="480"/>
        <w:rPr>
          <w:rFonts w:cs="Times New Roman"/>
        </w:rPr>
      </w:pPr>
      <w:r>
        <w:rPr>
          <w:rFonts w:cs="Times New Roman"/>
        </w:rPr>
        <w:t>中国城市通常具有集聚能力较强的</w:t>
      </w:r>
      <w:del w:id="24" w:author="pippin hsu" w:date="2026-09-30T13:17:00Z" w16du:dateUtc="2026-09-30T05:17:00Z">
        <w:r w:rsidDel="000E3C6C">
          <w:rPr>
            <w:rFonts w:cs="Times New Roman"/>
          </w:rPr>
          <w:delText>城市</w:delText>
        </w:r>
      </w:del>
      <w:r>
        <w:rPr>
          <w:rFonts w:cs="Times New Roman"/>
        </w:rPr>
        <w:t>中心，</w:t>
      </w:r>
      <w:ins w:id="25" w:author="pippin hsu" w:date="2026-09-30T13:18:00Z" w16du:dateUtc="2026-09-30T05:18:00Z">
        <w:r w:rsidR="000E3C6C">
          <w:rPr>
            <w:rFonts w:cs="Times New Roman" w:hint="eastAsia"/>
          </w:rPr>
          <w:t>房价</w:t>
        </w:r>
      </w:ins>
      <w:del w:id="26" w:author="pippin hsu" w:date="2026-09-30T13:18:00Z" w16du:dateUtc="2026-09-30T05:18:00Z">
        <w:r w:rsidDel="000E3C6C">
          <w:rPr>
            <w:rFonts w:cs="Times New Roman"/>
          </w:rPr>
          <w:delText>住房</w:delText>
        </w:r>
      </w:del>
      <w:del w:id="27" w:author="pippin hsu" w:date="2026-09-30T13:58:00Z" w16du:dateUtc="2026-09-30T05:58:00Z">
        <w:r w:rsidDel="00CA3FDE">
          <w:rPr>
            <w:rFonts w:cs="Times New Roman"/>
          </w:rPr>
          <w:delText>价格</w:delText>
        </w:r>
      </w:del>
      <w:r>
        <w:rPr>
          <w:rFonts w:cs="Times New Roman"/>
        </w:rPr>
        <w:t>高，高薪岗位集中</w:t>
      </w:r>
      <w:r>
        <w:rPr>
          <w:rFonts w:cs="Times New Roman"/>
        </w:rPr>
        <w:t xml:space="preserve"> (Wei et al., 2025)</w:t>
      </w:r>
      <w:r>
        <w:rPr>
          <w:rFonts w:cs="Times New Roman"/>
        </w:rPr>
        <w:t>。</w:t>
      </w:r>
      <w:ins w:id="28" w:author="pippin hsu" w:date="2026-09-30T13:18:00Z" w16du:dateUtc="2026-09-30T05:18:00Z">
        <w:r w:rsidR="000E3C6C">
          <w:rPr>
            <w:rFonts w:cs="Times New Roman" w:hint="eastAsia"/>
          </w:rPr>
          <w:t>多数</w:t>
        </w:r>
      </w:ins>
      <w:r>
        <w:rPr>
          <w:rFonts w:cs="Times New Roman"/>
        </w:rPr>
        <w:t>人</w:t>
      </w:r>
      <w:del w:id="29" w:author="pippin hsu" w:date="2026-09-30T13:18:00Z" w16du:dateUtc="2026-09-30T05:18:00Z">
        <w:r w:rsidDel="000E3C6C">
          <w:rPr>
            <w:rFonts w:cs="Times New Roman"/>
          </w:rPr>
          <w:delText>们</w:delText>
        </w:r>
      </w:del>
      <w:r>
        <w:rPr>
          <w:rFonts w:cs="Times New Roman"/>
        </w:rPr>
        <w:t>被迫迁出城市中心，只有最富裕的群体才能承担当地的生活成本。这种强中心结构会产生大量指向城市中心的通勤出行，与基于西方城市背景形成的既有认识有所不同。因此，中国城市</w:t>
      </w:r>
      <w:r w:rsidR="003D7A33">
        <w:rPr>
          <w:rFonts w:cs="Times New Roman"/>
        </w:rPr>
        <w:t>通勤出行</w:t>
      </w:r>
      <w:r>
        <w:rPr>
          <w:rFonts w:cs="Times New Roman"/>
        </w:rPr>
        <w:t>研究应结合本地情境与居民的社会经济地位展开。城市结构与社会经济地位之间的联系，为解释中国城市通勤与其</w:t>
      </w:r>
      <w:r w:rsidR="003D7A33">
        <w:rPr>
          <w:rFonts w:cs="Times New Roman"/>
        </w:rPr>
        <w:t>影响因素</w:t>
      </w:r>
      <w:r>
        <w:rPr>
          <w:rFonts w:cs="Times New Roman"/>
        </w:rPr>
        <w:t>之间的复杂关系提供了新的视角。</w:t>
      </w:r>
      <w:r>
        <w:rPr>
          <w:rFonts w:cs="Times New Roman"/>
        </w:rPr>
        <w:t xml:space="preserve">Zhou et al. (2024) </w:t>
      </w:r>
      <w:r>
        <w:rPr>
          <w:rFonts w:cs="Times New Roman"/>
        </w:rPr>
        <w:t>发现，制造业高收入群体通常居住在中心城区，在郊区工作。为避免污染等负面影响，制造业岗位通常向郊区迁移。服务业从业者则往往在中心城区居住和工作，通勤距离较短。其他研究同样强调了</w:t>
      </w:r>
      <w:r w:rsidR="003D7A33">
        <w:rPr>
          <w:rFonts w:cs="Times New Roman"/>
        </w:rPr>
        <w:t>通勤出行</w:t>
      </w:r>
      <w:r>
        <w:rPr>
          <w:rFonts w:cs="Times New Roman"/>
        </w:rPr>
        <w:t>中的职业差异，并指出专业人员及职业技能的重要性</w:t>
      </w:r>
      <w:r>
        <w:rPr>
          <w:rFonts w:cs="Times New Roman"/>
        </w:rPr>
        <w:t xml:space="preserve"> (Kersting et al., 2021; Ling et al., 2024)</w:t>
      </w:r>
      <w:r>
        <w:rPr>
          <w:rFonts w:cs="Times New Roman"/>
        </w:rPr>
        <w:t>。</w:t>
      </w:r>
    </w:p>
    <w:p w14:paraId="39C0E008" w14:textId="74F3B28E" w:rsidR="000F7F57" w:rsidRPr="002D1AC9" w:rsidRDefault="0018557B">
      <w:pPr>
        <w:widowControl/>
        <w:spacing w:after="60" w:line="360" w:lineRule="auto"/>
        <w:ind w:firstLine="480"/>
        <w:rPr>
          <w:rFonts w:cs="Times New Roman"/>
        </w:rPr>
      </w:pPr>
      <w:r>
        <w:rPr>
          <w:rFonts w:cs="Times New Roman"/>
        </w:rPr>
        <w:t>随着郊区化和城市扩张加剧，长距离通勤日益普遍，其</w:t>
      </w:r>
      <w:r w:rsidR="003D7A33">
        <w:rPr>
          <w:rFonts w:cs="Times New Roman"/>
        </w:rPr>
        <w:t>影响因素</w:t>
      </w:r>
      <w:r>
        <w:rPr>
          <w:rFonts w:cs="Times New Roman"/>
        </w:rPr>
        <w:t>与较短距离通勤有所不同。已有研究指出，较长的通勤距离与较高的死亡风险相关，并会带来更多压力和焦虑</w:t>
      </w:r>
      <w:r>
        <w:rPr>
          <w:rFonts w:cs="Times New Roman"/>
        </w:rPr>
        <w:t xml:space="preserve"> (Sandow, 2014; Shitova, 2024)</w:t>
      </w:r>
      <w:r>
        <w:rPr>
          <w:rFonts w:cs="Times New Roman"/>
        </w:rPr>
        <w:t>。</w:t>
      </w:r>
      <w:del w:id="30" w:author="pippin hsu" w:date="2026-09-30T13:19:00Z" w16du:dateUtc="2026-09-30T05:19:00Z">
        <w:r w:rsidDel="00E62BC0">
          <w:rPr>
            <w:rFonts w:cs="Times New Roman" w:hint="eastAsia"/>
          </w:rPr>
          <w:delText>在长距离出行情境下，通勤中的社会经济差异可能更为突出</w:delText>
        </w:r>
        <w:r w:rsidDel="00E62BC0">
          <w:rPr>
            <w:rFonts w:cs="Times New Roman" w:hint="eastAsia"/>
          </w:rPr>
          <w:delText xml:space="preserve"> </w:delText>
        </w:r>
      </w:del>
      <w:ins w:id="31" w:author="pippin hsu" w:date="2026-09-30T13:19:00Z" w16du:dateUtc="2026-09-30T05:19:00Z">
        <w:r w:rsidR="00E62BC0">
          <w:rPr>
            <w:rFonts w:cs="Times New Roman" w:hint="eastAsia"/>
          </w:rPr>
          <w:t>在长距离通勤</w:t>
        </w:r>
      </w:ins>
      <w:ins w:id="32" w:author="pippin hsu" w:date="2026-09-30T13:20:00Z" w16du:dateUtc="2026-09-30T05:20:00Z">
        <w:r w:rsidR="00E62BC0">
          <w:rPr>
            <w:rFonts w:cs="Times New Roman" w:hint="eastAsia"/>
          </w:rPr>
          <w:t>中，社会经济差异可能更为突出</w:t>
        </w:r>
        <w:r w:rsidR="00E62BC0">
          <w:rPr>
            <w:rFonts w:cs="Times New Roman" w:hint="eastAsia"/>
          </w:rPr>
          <w:t xml:space="preserve"> </w:t>
        </w:r>
      </w:ins>
      <w:r>
        <w:rPr>
          <w:rFonts w:cs="Times New Roman" w:hint="eastAsia"/>
        </w:rPr>
        <w:t>(</w:t>
      </w:r>
      <w:r>
        <w:rPr>
          <w:rFonts w:cs="Times New Roman"/>
        </w:rPr>
        <w:t>Huang et al., 2025)</w:t>
      </w:r>
      <w:r>
        <w:rPr>
          <w:rFonts w:cs="Times New Roman"/>
        </w:rPr>
        <w:t>。建成环境与城市结构等城市环境因素对</w:t>
      </w:r>
      <w:r w:rsidR="003D7A33">
        <w:rPr>
          <w:rFonts w:cs="Times New Roman"/>
        </w:rPr>
        <w:t>通勤出行</w:t>
      </w:r>
      <w:r>
        <w:rPr>
          <w:rFonts w:cs="Times New Roman"/>
        </w:rPr>
        <w:t>的影响存在差异。步行基础设施、道路网络配置等建成环境因素刻画的是微观层面的城市景观，主要影响短距离通勤</w:t>
      </w:r>
      <w:r>
        <w:rPr>
          <w:rFonts w:cs="Times New Roman"/>
        </w:rPr>
        <w:t xml:space="preserve"> (Ao et al., 2025)</w:t>
      </w:r>
      <w:r>
        <w:rPr>
          <w:rFonts w:cs="Times New Roman"/>
        </w:rPr>
        <w:t>。相比之下，对于长距离通勤，住房价格、距城市中心的距离、就业区位等城市结构因素，以及社会经济地位，往往是更为关键的</w:t>
      </w:r>
      <w:r w:rsidR="003D7A33">
        <w:rPr>
          <w:rFonts w:cs="Times New Roman"/>
        </w:rPr>
        <w:t>影响因素</w:t>
      </w:r>
      <w:r>
        <w:rPr>
          <w:rFonts w:cs="Times New Roman"/>
        </w:rPr>
        <w:t xml:space="preserve"> (Mitra &amp; Saphores, 2019)</w:t>
      </w:r>
      <w:r>
        <w:rPr>
          <w:rFonts w:cs="Times New Roman"/>
        </w:rPr>
        <w:t>。这些差异表明，有必要特别关注长距离通勤，以全面理解建成环境、城市结构与社会变量如何交互作用并影响</w:t>
      </w:r>
      <w:r w:rsidR="003D7A33">
        <w:rPr>
          <w:rFonts w:cs="Times New Roman"/>
        </w:rPr>
        <w:t>通勤出行</w:t>
      </w:r>
      <w:r>
        <w:rPr>
          <w:rFonts w:cs="Times New Roman"/>
        </w:rPr>
        <w:t>。</w:t>
      </w:r>
    </w:p>
    <w:p w14:paraId="375F5B5D" w14:textId="67884BC6" w:rsidR="000F7F57" w:rsidRPr="002D1AC9" w:rsidRDefault="0018557B">
      <w:pPr>
        <w:widowControl/>
        <w:spacing w:after="60" w:line="360" w:lineRule="auto"/>
        <w:ind w:firstLine="480"/>
        <w:rPr>
          <w:rFonts w:cs="Times New Roman"/>
        </w:rPr>
      </w:pPr>
      <w:r>
        <w:rPr>
          <w:rFonts w:cs="Times New Roman"/>
        </w:rPr>
        <w:lastRenderedPageBreak/>
        <w:t>在通勤</w:t>
      </w:r>
      <w:r w:rsidR="009875FF">
        <w:rPr>
          <w:rFonts w:cs="Times New Roman"/>
        </w:rPr>
        <w:t>出行影响因素</w:t>
      </w:r>
      <w:r>
        <w:rPr>
          <w:rFonts w:cs="Times New Roman"/>
        </w:rPr>
        <w:t>的研究中，社会经济地位和职业技能尚未得到充分关注。同时，</w:t>
      </w:r>
      <w:ins w:id="33" w:author="pippin hsu" w:date="2026-09-30T13:20:00Z" w16du:dateUtc="2026-09-30T05:20:00Z">
        <w:r w:rsidR="00E62BC0">
          <w:t>住房价格等城市结构因素预计对长距离通勤的影响强于对较短距离通勤的影</w:t>
        </w:r>
        <w:r w:rsidR="00E62BC0">
          <w:rPr>
            <w:rFonts w:ascii="SimSun" w:hAnsi="SimSun" w:cs="SimSun" w:hint="eastAsia"/>
          </w:rPr>
          <w:t>响</w:t>
        </w:r>
      </w:ins>
      <w:del w:id="34" w:author="pippin hsu" w:date="2026-09-30T13:20:00Z" w16du:dateUtc="2026-09-30T05:20:00Z">
        <w:r w:rsidDel="00E62BC0">
          <w:rPr>
            <w:rFonts w:cs="Times New Roman"/>
          </w:rPr>
          <w:delText>住房价格等城市结构因素对长距离</w:delText>
        </w:r>
        <w:r w:rsidR="003D7A33" w:rsidDel="00E62BC0">
          <w:rPr>
            <w:rFonts w:cs="Times New Roman"/>
          </w:rPr>
          <w:delText>通勤出行</w:delText>
        </w:r>
        <w:r w:rsidDel="00E62BC0">
          <w:rPr>
            <w:rFonts w:cs="Times New Roman"/>
          </w:rPr>
          <w:delText>的影响，预计强于对较短距离通勤的影响</w:delText>
        </w:r>
      </w:del>
      <w:r>
        <w:rPr>
          <w:rFonts w:cs="Times New Roman"/>
        </w:rPr>
        <w:t xml:space="preserve"> (Mitra &amp; Saphores, 2019)</w:t>
      </w:r>
      <w:r>
        <w:rPr>
          <w:rFonts w:cs="Times New Roman"/>
        </w:rPr>
        <w:t>。然而，鲜有研究明确区分短距离与长距离通勤的</w:t>
      </w:r>
      <w:r w:rsidR="003D7A33">
        <w:rPr>
          <w:rFonts w:cs="Times New Roman"/>
        </w:rPr>
        <w:t>影响因素</w:t>
      </w:r>
      <w:r>
        <w:rPr>
          <w:rFonts w:cs="Times New Roman"/>
        </w:rPr>
        <w:t>。本文在考虑社会经济地位与职业差异的基础上，</w:t>
      </w:r>
      <w:ins w:id="35" w:author="pippin hsu" w:date="2026-09-30T13:20:00Z" w16du:dateUtc="2026-09-30T05:20:00Z">
        <w:r w:rsidR="00E62BC0">
          <w:rPr>
            <w:rFonts w:cs="Times New Roman" w:hint="eastAsia"/>
          </w:rPr>
          <w:t>考察</w:t>
        </w:r>
      </w:ins>
      <w:del w:id="36" w:author="pippin hsu" w:date="2026-09-30T13:20:00Z" w16du:dateUtc="2026-09-30T05:20:00Z">
        <w:r w:rsidR="00F52817" w:rsidDel="00E62BC0">
          <w:rPr>
            <w:rFonts w:cs="Times New Roman" w:hint="eastAsia"/>
          </w:rPr>
          <w:delText>挖</w:delText>
        </w:r>
        <w:r w:rsidR="00F52817" w:rsidDel="00E62BC0">
          <w:rPr>
            <w:rFonts w:cs="Times New Roman"/>
          </w:rPr>
          <w:delText>掘</w:delText>
        </w:r>
      </w:del>
      <w:r>
        <w:rPr>
          <w:rFonts w:cs="Times New Roman"/>
        </w:rPr>
        <w:t>建成环境和城市结构因素等城市环境因素对</w:t>
      </w:r>
      <w:del w:id="37" w:author="pippin hsu" w:date="2026-09-30T13:21:00Z" w16du:dateUtc="2026-09-30T05:21:00Z">
        <w:r w:rsidDel="00E62BC0">
          <w:rPr>
            <w:rFonts w:cs="Times New Roman"/>
          </w:rPr>
          <w:delText>城市</w:delText>
        </w:r>
      </w:del>
      <w:r>
        <w:rPr>
          <w:rFonts w:cs="Times New Roman"/>
        </w:rPr>
        <w:t>通勤的影响，并重点关注长距离通勤。</w:t>
      </w:r>
      <w:ins w:id="38" w:author="pippin hsu" w:date="2026-09-30T13:21:00Z" w16du:dateUtc="2026-09-30T05:21:00Z">
        <w:r w:rsidR="00E62BC0">
          <w:rPr>
            <w:rFonts w:cs="Times New Roman" w:hint="eastAsia"/>
          </w:rPr>
          <w:t>研究</w:t>
        </w:r>
      </w:ins>
      <w:r>
        <w:rPr>
          <w:rFonts w:cs="Times New Roman"/>
        </w:rPr>
        <w:t>采用随机森林方法揭示这些</w:t>
      </w:r>
      <w:del w:id="39" w:author="pippin hsu" w:date="2026-09-30T13:22:00Z" w16du:dateUtc="2026-09-30T05:22:00Z">
        <w:r w:rsidR="003D7A33" w:rsidDel="00E62BC0">
          <w:rPr>
            <w:rFonts w:cs="Times New Roman"/>
          </w:rPr>
          <w:delText>影响因素</w:delText>
        </w:r>
        <w:r w:rsidDel="00E62BC0">
          <w:rPr>
            <w:rFonts w:cs="Times New Roman"/>
          </w:rPr>
          <w:delText>之间的</w:delText>
        </w:r>
      </w:del>
      <w:r>
        <w:rPr>
          <w:rFonts w:cs="Times New Roman"/>
        </w:rPr>
        <w:t>非线性关系，拟回答以下研究问题：（</w:t>
      </w:r>
      <w:r>
        <w:rPr>
          <w:rFonts w:cs="Times New Roman"/>
        </w:rPr>
        <w:t>1</w:t>
      </w:r>
      <w:r>
        <w:rPr>
          <w:rFonts w:cs="Times New Roman"/>
        </w:rPr>
        <w:t>）收入差异与职业差异如何影响城市通勤？（</w:t>
      </w:r>
      <w:r>
        <w:rPr>
          <w:rFonts w:cs="Times New Roman"/>
        </w:rPr>
        <w:t>2</w:t>
      </w:r>
      <w:r>
        <w:rPr>
          <w:rFonts w:cs="Times New Roman"/>
        </w:rPr>
        <w:t>）在不同城市环境下，收入差异与职业差异对通勤距离的影响如何变化？（</w:t>
      </w:r>
      <w:r>
        <w:rPr>
          <w:rFonts w:cs="Times New Roman"/>
        </w:rPr>
        <w:t>3</w:t>
      </w:r>
      <w:r>
        <w:rPr>
          <w:rFonts w:cs="Times New Roman"/>
        </w:rPr>
        <w:t>）从社会经济因素与城市结构因素来看，长距离通勤与较短距离通勤有何差异？研究通过纳入职业差异和社会差异，揭示城市环境与通勤之间非线性关系的内在机制，从而丰富相关文献。同时，本文阐明了长距离通勤的驱动因素，为可持续城市规划中的这一关键问题提供</w:t>
      </w:r>
      <w:ins w:id="40" w:author="pippin hsu" w:date="2026-09-30T13:22:00Z" w16du:dateUtc="2026-09-30T05:22:00Z">
        <w:r w:rsidR="00E62BC0">
          <w:rPr>
            <w:rFonts w:cs="Times New Roman" w:hint="eastAsia"/>
          </w:rPr>
          <w:t>依据</w:t>
        </w:r>
      </w:ins>
      <w:del w:id="41" w:author="pippin hsu" w:date="2026-09-30T13:22:00Z" w16du:dateUtc="2026-09-30T05:22:00Z">
        <w:r w:rsidDel="00E62BC0">
          <w:rPr>
            <w:rFonts w:cs="Times New Roman"/>
          </w:rPr>
          <w:delText>认识</w:delText>
        </w:r>
      </w:del>
      <w:r>
        <w:rPr>
          <w:rFonts w:cs="Times New Roman"/>
        </w:rPr>
        <w:t>。</w:t>
      </w:r>
    </w:p>
    <w:p w14:paraId="6040CB0F" w14:textId="77777777" w:rsidR="000F7F57" w:rsidRPr="002D1AC9" w:rsidRDefault="0018557B">
      <w:pPr>
        <w:pStyle w:val="Heading1"/>
        <w:keepNext/>
        <w:keepLines/>
        <w:widowControl/>
        <w:numPr>
          <w:ilvl w:val="0"/>
          <w:numId w:val="1"/>
        </w:numPr>
        <w:spacing w:before="200" w:after="100" w:line="300" w:lineRule="auto"/>
        <w:jc w:val="left"/>
      </w:pPr>
      <w:r>
        <w:t>文献综述</w:t>
      </w:r>
    </w:p>
    <w:p w14:paraId="30BAFB35" w14:textId="6E646427" w:rsidR="000F7F57" w:rsidRPr="002D1AC9" w:rsidRDefault="003D7A33">
      <w:pPr>
        <w:pStyle w:val="Heading2"/>
        <w:widowControl/>
        <w:numPr>
          <w:ilvl w:val="1"/>
          <w:numId w:val="1"/>
        </w:numPr>
        <w:spacing w:before="120" w:after="100" w:line="300" w:lineRule="auto"/>
        <w:jc w:val="left"/>
        <w:rPr>
          <w:rFonts w:cs="Times New Roman"/>
        </w:rPr>
      </w:pPr>
      <w:r>
        <w:rPr>
          <w:rFonts w:cs="Times New Roman"/>
        </w:rPr>
        <w:t>通勤出行</w:t>
      </w:r>
      <w:r w:rsidR="0018557B">
        <w:rPr>
          <w:rFonts w:cs="Times New Roman"/>
        </w:rPr>
        <w:t>的</w:t>
      </w:r>
      <w:r>
        <w:rPr>
          <w:rFonts w:cs="Times New Roman"/>
        </w:rPr>
        <w:t>影响因素</w:t>
      </w:r>
    </w:p>
    <w:p w14:paraId="1043E44B" w14:textId="13236375" w:rsidR="000F7F57" w:rsidRPr="002D1AC9" w:rsidRDefault="0018557B">
      <w:pPr>
        <w:widowControl/>
        <w:spacing w:after="60" w:line="360" w:lineRule="auto"/>
        <w:ind w:firstLine="480"/>
        <w:rPr>
          <w:rFonts w:cs="Times New Roman"/>
        </w:rPr>
      </w:pPr>
      <w:r>
        <w:rPr>
          <w:rFonts w:cs="Times New Roman"/>
        </w:rPr>
        <w:t>大量研究证实了建成环境对城市通勤的影响，尤其关注密度、多样性和设计这三类</w:t>
      </w:r>
      <w:r>
        <w:rPr>
          <w:rFonts w:cs="Times New Roman"/>
        </w:rPr>
        <w:t xml:space="preserve"> 3D </w:t>
      </w:r>
      <w:r>
        <w:rPr>
          <w:rFonts w:cs="Times New Roman"/>
        </w:rPr>
        <w:t>变量。在</w:t>
      </w:r>
      <w:r>
        <w:rPr>
          <w:rFonts w:cs="Times New Roman"/>
        </w:rPr>
        <w:t>3D</w:t>
      </w:r>
      <w:r>
        <w:rPr>
          <w:rFonts w:cs="Times New Roman"/>
        </w:rPr>
        <w:t>变量的基础上，研究进一步纳入距公共交通设施的距离和目的地可达性，以</w:t>
      </w:r>
      <w:r w:rsidR="00F52817">
        <w:rPr>
          <w:rFonts w:cs="Times New Roman"/>
        </w:rPr>
        <w:t>挖掘</w:t>
      </w:r>
      <w:r>
        <w:rPr>
          <w:rFonts w:cs="Times New Roman"/>
        </w:rPr>
        <w:t>其对</w:t>
      </w:r>
      <w:r w:rsidR="003D7A33">
        <w:rPr>
          <w:rFonts w:cs="Times New Roman"/>
        </w:rPr>
        <w:t>通勤出行</w:t>
      </w:r>
      <w:r>
        <w:rPr>
          <w:rFonts w:cs="Times New Roman"/>
        </w:rPr>
        <w:t>的影响</w:t>
      </w:r>
      <w:r>
        <w:rPr>
          <w:rFonts w:cs="Times New Roman"/>
        </w:rPr>
        <w:t xml:space="preserve"> (Ewing and Cevero, 2010)</w:t>
      </w:r>
      <w:r>
        <w:rPr>
          <w:rFonts w:cs="Times New Roman"/>
        </w:rPr>
        <w:t>。提升公共交通站点可达性，是缓解职住失衡所致长距离通勤问题的常用措施</w:t>
      </w:r>
      <w:r>
        <w:rPr>
          <w:rFonts w:cs="Times New Roman"/>
        </w:rPr>
        <w:t xml:space="preserve"> (Blumenberg &amp; King, 2021; Yang &amp; Chang, 2025)</w:t>
      </w:r>
      <w:r>
        <w:rPr>
          <w:rFonts w:cs="Times New Roman"/>
        </w:rPr>
        <w:t>。目的地可达性还会影响居住地与就业机会的空间布局，进而间接影响城市通勤。近期文献指出，就业机会可达性已不再是居民住房选择的首要考虑因素，人们更倾向于寻求</w:t>
      </w:r>
      <w:ins w:id="42" w:author="pippin hsu" w:date="2026-09-30T13:23:00Z" w16du:dateUtc="2026-09-30T05:23:00Z">
        <w:r w:rsidR="00E62BC0">
          <w:rPr>
            <w:rFonts w:cs="Times New Roman" w:hint="eastAsia"/>
          </w:rPr>
          <w:t>更舒适</w:t>
        </w:r>
      </w:ins>
      <w:del w:id="43" w:author="pippin hsu" w:date="2026-09-30T13:23:00Z" w16du:dateUtc="2026-09-30T05:23:00Z">
        <w:r w:rsidDel="00E62BC0">
          <w:rPr>
            <w:rFonts w:cs="Times New Roman"/>
          </w:rPr>
          <w:delText>有利</w:delText>
        </w:r>
      </w:del>
      <w:r>
        <w:rPr>
          <w:rFonts w:cs="Times New Roman"/>
        </w:rPr>
        <w:t>的居住或工作环境，例如较好的交通可达性和休闲娱乐设施</w:t>
      </w:r>
      <w:r>
        <w:rPr>
          <w:rFonts w:cs="Times New Roman"/>
        </w:rPr>
        <w:t xml:space="preserve"> (Li, Wei &amp; Wu, 2019; Wei, Xiao, &amp; Wu, 2024)</w:t>
      </w:r>
      <w:r>
        <w:rPr>
          <w:rFonts w:cs="Times New Roman"/>
        </w:rPr>
        <w:t>。住房可负担性则成为中低收入群体缩短通勤距离的主要障碍</w:t>
      </w:r>
      <w:r>
        <w:rPr>
          <w:rFonts w:cs="Times New Roman"/>
        </w:rPr>
        <w:t xml:space="preserve"> (Islam &amp; Saphores, 2022; Zhu &amp; Liu, 2025)</w:t>
      </w:r>
      <w:r>
        <w:rPr>
          <w:rFonts w:cs="Times New Roman"/>
        </w:rPr>
        <w:t>。</w:t>
      </w:r>
    </w:p>
    <w:p w14:paraId="1799C207" w14:textId="1AFB9E28" w:rsidR="000F7F57" w:rsidRPr="002D1AC9" w:rsidRDefault="0018557B">
      <w:pPr>
        <w:widowControl/>
        <w:spacing w:after="60" w:line="360" w:lineRule="auto"/>
        <w:ind w:firstLine="480"/>
        <w:rPr>
          <w:rFonts w:cs="Times New Roman"/>
        </w:rPr>
      </w:pPr>
      <w:r>
        <w:rPr>
          <w:rFonts w:cs="Times New Roman"/>
        </w:rPr>
        <w:t>尽管建成环境对</w:t>
      </w:r>
      <w:r w:rsidR="003D7A33">
        <w:rPr>
          <w:rFonts w:cs="Times New Roman"/>
        </w:rPr>
        <w:t>通勤出行</w:t>
      </w:r>
      <w:r>
        <w:rPr>
          <w:rFonts w:cs="Times New Roman"/>
        </w:rPr>
        <w:t>的影响一直是城市规划研究的重要议题，</w:t>
      </w:r>
      <w:r w:rsidR="003D7A33">
        <w:rPr>
          <w:rFonts w:cs="Times New Roman"/>
        </w:rPr>
        <w:t>通勤出行</w:t>
      </w:r>
      <w:r>
        <w:rPr>
          <w:rFonts w:cs="Times New Roman"/>
        </w:rPr>
        <w:t>仍主要受个体社会经济地位的支配</w:t>
      </w:r>
      <w:r>
        <w:rPr>
          <w:rFonts w:cs="Times New Roman"/>
        </w:rPr>
        <w:t xml:space="preserve"> (Lin et al., 2015; Chen et al., 2024)</w:t>
      </w:r>
      <w:r>
        <w:rPr>
          <w:rFonts w:cs="Times New Roman"/>
        </w:rPr>
        <w:t>。因此，空间技能错配被引入通勤研究，尤其用于解释社会不平等持续加剧的城市</w:t>
      </w:r>
      <w:del w:id="44" w:author="pippin hsu" w:date="2026-09-30T13:24:00Z" w16du:dateUtc="2026-09-30T05:24:00Z">
        <w:r w:rsidDel="00E62BC0">
          <w:rPr>
            <w:rFonts w:cs="Times New Roman"/>
          </w:rPr>
          <w:delText>中</w:delText>
        </w:r>
      </w:del>
      <w:r>
        <w:rPr>
          <w:rFonts w:cs="Times New Roman"/>
        </w:rPr>
        <w:t>的通勤问题</w:t>
      </w:r>
      <w:r>
        <w:rPr>
          <w:rFonts w:cs="Times New Roman"/>
        </w:rPr>
        <w:t xml:space="preserve"> (Xiao et al., 2021 &amp; 2023)</w:t>
      </w:r>
      <w:r>
        <w:rPr>
          <w:rFonts w:cs="Times New Roman"/>
        </w:rPr>
        <w:t>。一般而言，贫困群体难以获得适合的就业机会，就业可达性较低。然而，</w:t>
      </w:r>
      <w:r>
        <w:rPr>
          <w:rFonts w:cs="Times New Roman"/>
        </w:rPr>
        <w:t xml:space="preserve">Hu (2019) </w:t>
      </w:r>
      <w:r>
        <w:rPr>
          <w:rFonts w:cs="Times New Roman"/>
        </w:rPr>
        <w:t>发现，居住在洛杉矶中心城区就业中心周边的低收入少数族裔，其通勤距离仍长于居住在低密度郊区的同类群体。这一现象超出了仅以职住平衡或建成环境影响所能解释的范围，</w:t>
      </w:r>
      <w:ins w:id="45" w:author="pippin hsu" w:date="2026-09-30T13:25:00Z" w16du:dateUtc="2026-09-30T05:25:00Z">
        <w:r w:rsidR="00E62BC0">
          <w:rPr>
            <w:rFonts w:cs="Times New Roman" w:hint="eastAsia"/>
          </w:rPr>
          <w:t>揭示</w:t>
        </w:r>
      </w:ins>
      <w:del w:id="46" w:author="pippin hsu" w:date="2026-09-30T13:25:00Z" w16du:dateUtc="2026-09-30T05:25:00Z">
        <w:r w:rsidDel="00E62BC0">
          <w:rPr>
            <w:rFonts w:cs="Times New Roman"/>
          </w:rPr>
          <w:delText>凸显</w:delText>
        </w:r>
      </w:del>
      <w:r>
        <w:rPr>
          <w:rFonts w:cs="Times New Roman"/>
        </w:rPr>
        <w:t>了</w:t>
      </w:r>
      <w:r w:rsidR="003D7A33">
        <w:rPr>
          <w:rFonts w:cs="Times New Roman"/>
        </w:rPr>
        <w:t>通勤出行</w:t>
      </w:r>
      <w:r>
        <w:rPr>
          <w:rFonts w:cs="Times New Roman"/>
        </w:rPr>
        <w:t>研究中社会差异的重要性。</w:t>
      </w:r>
    </w:p>
    <w:p w14:paraId="00B5438A" w14:textId="354330E9" w:rsidR="000F7F57" w:rsidRPr="002D1AC9" w:rsidRDefault="0018557B">
      <w:pPr>
        <w:widowControl/>
        <w:spacing w:after="60" w:line="360" w:lineRule="auto"/>
        <w:ind w:firstLine="480"/>
        <w:rPr>
          <w:rFonts w:cs="Times New Roman"/>
        </w:rPr>
      </w:pPr>
      <w:r>
        <w:rPr>
          <w:rFonts w:cs="Times New Roman"/>
        </w:rPr>
        <w:lastRenderedPageBreak/>
        <w:t>收入与教育是讨论最多的社会经济因素，但相关研究结论并不完全一致。多数研究发现，低收入群体通常因住房可负担性不足而具有更长的通勤距离</w:t>
      </w:r>
      <w:r>
        <w:rPr>
          <w:rFonts w:cs="Times New Roman"/>
        </w:rPr>
        <w:t xml:space="preserve"> (Tang et al., 2024)</w:t>
      </w:r>
      <w:r>
        <w:rPr>
          <w:rFonts w:cs="Times New Roman"/>
        </w:rPr>
        <w:t>。然而，城市化进程</w:t>
      </w:r>
      <w:ins w:id="47" w:author="pippin hsu" w:date="2026-09-30T13:25:00Z" w16du:dateUtc="2026-09-30T05:25:00Z">
        <w:r w:rsidR="00E62BC0">
          <w:rPr>
            <w:rFonts w:cs="Times New Roman" w:hint="eastAsia"/>
          </w:rPr>
          <w:t>对</w:t>
        </w:r>
      </w:ins>
      <w:del w:id="48" w:author="pippin hsu" w:date="2026-09-30T13:25:00Z" w16du:dateUtc="2026-09-30T05:25:00Z">
        <w:r w:rsidDel="00E62BC0">
          <w:rPr>
            <w:rFonts w:cs="Times New Roman"/>
          </w:rPr>
          <w:delText>使</w:delText>
        </w:r>
      </w:del>
      <w:r>
        <w:rPr>
          <w:rFonts w:cs="Times New Roman"/>
        </w:rPr>
        <w:t>这一既有认识</w:t>
      </w:r>
      <w:ins w:id="49" w:author="pippin hsu" w:date="2026-09-30T13:25:00Z" w16du:dateUtc="2026-09-30T05:25:00Z">
        <w:r w:rsidR="00E62BC0">
          <w:rPr>
            <w:rFonts w:cs="Times New Roman" w:hint="eastAsia"/>
          </w:rPr>
          <w:t>提出了</w:t>
        </w:r>
      </w:ins>
      <w:del w:id="50" w:author="pippin hsu" w:date="2026-09-30T13:25:00Z" w16du:dateUtc="2026-09-30T05:25:00Z">
        <w:r w:rsidDel="00E62BC0">
          <w:rPr>
            <w:rFonts w:cs="Times New Roman"/>
          </w:rPr>
          <w:delText>受到</w:delText>
        </w:r>
      </w:del>
      <w:r>
        <w:rPr>
          <w:rFonts w:cs="Times New Roman"/>
        </w:rPr>
        <w:t>挑战，有研究指出，人们会为获得报酬更高的工作而接受更长的通勤距离</w:t>
      </w:r>
      <w:r>
        <w:rPr>
          <w:rFonts w:cs="Times New Roman"/>
        </w:rPr>
        <w:t xml:space="preserve"> (Kersting et al., 2021)</w:t>
      </w:r>
      <w:r>
        <w:rPr>
          <w:rFonts w:cs="Times New Roman"/>
        </w:rPr>
        <w:t>。与受教育程度较低者相比，高校毕业者往往具有更长的通勤距离</w:t>
      </w:r>
      <w:r>
        <w:rPr>
          <w:rFonts w:cs="Times New Roman"/>
        </w:rPr>
        <w:t xml:space="preserve"> (Zhu et al., 2017)</w:t>
      </w:r>
      <w:r>
        <w:rPr>
          <w:rFonts w:cs="Times New Roman"/>
        </w:rPr>
        <w:t>。</w:t>
      </w:r>
    </w:p>
    <w:p w14:paraId="44ECB310" w14:textId="34D85CA7" w:rsidR="000F7F57" w:rsidRPr="002D1AC9" w:rsidRDefault="0018557B">
      <w:pPr>
        <w:widowControl/>
        <w:spacing w:after="60" w:line="360" w:lineRule="auto"/>
        <w:ind w:firstLine="480"/>
        <w:rPr>
          <w:rFonts w:cs="Times New Roman"/>
        </w:rPr>
      </w:pPr>
      <w:r>
        <w:rPr>
          <w:rFonts w:cs="Times New Roman"/>
        </w:rPr>
        <w:t>通勤距离持续增长，</w:t>
      </w:r>
      <w:ins w:id="51" w:author="pippin hsu" w:date="2026-09-30T13:27:00Z" w16du:dateUtc="2026-09-30T05:27:00Z">
        <w:r w:rsidR="00E62BC0">
          <w:rPr>
            <w:rFonts w:cs="Times New Roman" w:hint="eastAsia"/>
          </w:rPr>
          <w:t>需要</w:t>
        </w:r>
      </w:ins>
      <w:del w:id="52" w:author="pippin hsu" w:date="2026-09-30T13:27:00Z" w16du:dateUtc="2026-09-30T05:27:00Z">
        <w:r w:rsidDel="00E62BC0">
          <w:rPr>
            <w:rFonts w:cs="Times New Roman"/>
          </w:rPr>
          <w:delText>要求研究</w:delText>
        </w:r>
      </w:del>
      <w:r>
        <w:rPr>
          <w:rFonts w:cs="Times New Roman"/>
        </w:rPr>
        <w:t>进一步关注长距离通勤及其对工作效率和心理健康的深</w:t>
      </w:r>
      <w:ins w:id="53" w:author="pippin hsu" w:date="2026-09-30T13:27:00Z" w16du:dateUtc="2026-09-30T05:27:00Z">
        <w:r w:rsidR="00E62BC0">
          <w:rPr>
            <w:rFonts w:cs="Times New Roman" w:hint="eastAsia"/>
          </w:rPr>
          <w:t>远</w:t>
        </w:r>
      </w:ins>
      <w:del w:id="54" w:author="pippin hsu" w:date="2026-09-30T13:27:00Z" w16du:dateUtc="2026-09-30T05:27:00Z">
        <w:r w:rsidDel="00E62BC0">
          <w:rPr>
            <w:rFonts w:cs="Times New Roman"/>
          </w:rPr>
          <w:delText>刻</w:delText>
        </w:r>
      </w:del>
      <w:r>
        <w:rPr>
          <w:rFonts w:cs="Times New Roman"/>
        </w:rPr>
        <w:t>影响</w:t>
      </w:r>
      <w:r>
        <w:rPr>
          <w:rFonts w:cs="Times New Roman"/>
        </w:rPr>
        <w:t xml:space="preserve"> (O'Kelly &amp; Niedzielski, 2009)</w:t>
      </w:r>
      <w:r>
        <w:rPr>
          <w:rFonts w:cs="Times New Roman"/>
        </w:rPr>
        <w:t>。现有长距离通勤研究大多利用调查数据，</w:t>
      </w:r>
      <w:ins w:id="55" w:author="pippin hsu" w:date="2026-09-30T13:28:00Z" w16du:dateUtc="2026-09-30T05:28:00Z">
        <w:r w:rsidR="00E62BC0">
          <w:rPr>
            <w:rFonts w:cs="Times New Roman" w:hint="eastAsia"/>
          </w:rPr>
          <w:t>侧重考察</w:t>
        </w:r>
      </w:ins>
      <w:del w:id="56" w:author="pippin hsu" w:date="2026-09-30T13:28:00Z" w16du:dateUtc="2026-09-30T05:28:00Z">
        <w:r w:rsidDel="00E62BC0">
          <w:rPr>
            <w:rFonts w:cs="Times New Roman"/>
          </w:rPr>
          <w:delText>重点</w:delText>
        </w:r>
        <w:r w:rsidR="00F52817" w:rsidDel="00E62BC0">
          <w:rPr>
            <w:rFonts w:cs="Times New Roman"/>
          </w:rPr>
          <w:delText>挖掘</w:delText>
        </w:r>
      </w:del>
      <w:r>
        <w:rPr>
          <w:rFonts w:cs="Times New Roman"/>
        </w:rPr>
        <w:t>社会经济地位。</w:t>
      </w:r>
      <w:r>
        <w:rPr>
          <w:rFonts w:cs="Times New Roman"/>
        </w:rPr>
        <w:t xml:space="preserve">Huang et al. (2025) </w:t>
      </w:r>
      <w:r>
        <w:rPr>
          <w:rFonts w:cs="Times New Roman"/>
        </w:rPr>
        <w:t>发现，较高收入与长距离通勤的关联强于其与短距离通勤的关联。</w:t>
      </w:r>
      <w:r>
        <w:rPr>
          <w:rFonts w:cs="Times New Roman"/>
        </w:rPr>
        <w:t xml:space="preserve">Andersson et al. (2018) </w:t>
      </w:r>
      <w:r>
        <w:rPr>
          <w:rFonts w:cs="Times New Roman"/>
        </w:rPr>
        <w:t>发现，从事高端知识密集型职业的年轻人更可能</w:t>
      </w:r>
      <w:del w:id="57" w:author="pippin hsu" w:date="2026-09-30T13:28:00Z" w16du:dateUtc="2026-09-30T05:28:00Z">
        <w:r w:rsidDel="00E62BC0">
          <w:rPr>
            <w:rFonts w:cs="Times New Roman"/>
          </w:rPr>
          <w:delText>进行</w:delText>
        </w:r>
      </w:del>
      <w:r>
        <w:rPr>
          <w:rFonts w:cs="Times New Roman"/>
        </w:rPr>
        <w:t>长距离通勤。因此，社会经济地位较高的通勤者因具有更强的负担能力，更倾向于选择长距离通勤；当工作能够带来更高的经济收益时，他们会接受长距离通勤</w:t>
      </w:r>
      <w:r>
        <w:rPr>
          <w:rFonts w:cs="Times New Roman"/>
        </w:rPr>
        <w:t xml:space="preserve"> (Sandow &amp; Westin, 2018)</w:t>
      </w:r>
      <w:r>
        <w:rPr>
          <w:rFonts w:cs="Times New Roman"/>
        </w:rPr>
        <w:t>。</w:t>
      </w:r>
    </w:p>
    <w:p w14:paraId="479E53EA" w14:textId="77777777" w:rsidR="000F7F57" w:rsidRPr="002D1AC9" w:rsidRDefault="0018557B">
      <w:pPr>
        <w:widowControl/>
        <w:spacing w:after="60" w:line="360" w:lineRule="auto"/>
        <w:ind w:firstLine="480"/>
        <w:rPr>
          <w:rFonts w:cs="Times New Roman"/>
        </w:rPr>
      </w:pPr>
      <w:r>
        <w:rPr>
          <w:rFonts w:cs="Times New Roman"/>
        </w:rPr>
        <w:t>长距离通勤主要源于距城市中心的距离、住房价格等与社会经济地位相关的城市结构因素。城市中心就业机会高度集中，但高昂的住房价格往往迫使中低收入居民迁往城市边缘地区</w:t>
      </w:r>
      <w:r>
        <w:rPr>
          <w:rFonts w:cs="Times New Roman"/>
        </w:rPr>
        <w:t xml:space="preserve"> (Blumenberg &amp; Wander, 2023; Mitra &amp; Saphores, 2019)</w:t>
      </w:r>
      <w:r>
        <w:rPr>
          <w:rFonts w:cs="Times New Roman"/>
        </w:rPr>
        <w:t>。与此同时，城市中心通常集聚高薪岗位，吸引能够承担长距离通勤成本的高端劳动者</w:t>
      </w:r>
      <w:r>
        <w:rPr>
          <w:rFonts w:cs="Times New Roman"/>
        </w:rPr>
        <w:t xml:space="preserve"> (Xiao et al., 2023)</w:t>
      </w:r>
      <w:r>
        <w:rPr>
          <w:rFonts w:cs="Times New Roman"/>
        </w:rPr>
        <w:t>。因此，优质岗位和工作环境的集聚，加上极高的住房价格，使大量长距离通勤出行指向城市中心</w:t>
      </w:r>
      <w:r>
        <w:rPr>
          <w:rFonts w:cs="Times New Roman"/>
        </w:rPr>
        <w:t xml:space="preserve"> (Wang et al., 2025)</w:t>
      </w:r>
      <w:r>
        <w:rPr>
          <w:rFonts w:cs="Times New Roman"/>
        </w:rPr>
        <w:t>。总体而言，长距离通勤是通勤距离与城市生活成本之间权衡的结果，对通勤者的社会经济地位和个人偏好高度敏感。</w:t>
      </w:r>
    </w:p>
    <w:p w14:paraId="20061AEA" w14:textId="2322F044" w:rsidR="000F7F57" w:rsidRPr="002D1AC9" w:rsidRDefault="0018557B">
      <w:pPr>
        <w:widowControl/>
        <w:spacing w:after="60" w:line="360" w:lineRule="auto"/>
        <w:ind w:firstLine="480"/>
        <w:rPr>
          <w:rFonts w:cs="Times New Roman"/>
        </w:rPr>
      </w:pPr>
      <w:r>
        <w:rPr>
          <w:rFonts w:cs="Times New Roman"/>
        </w:rPr>
        <w:t>图</w:t>
      </w:r>
      <w:r>
        <w:rPr>
          <w:rFonts w:cs="Times New Roman"/>
        </w:rPr>
        <w:t>1</w:t>
      </w:r>
      <w:r>
        <w:rPr>
          <w:rFonts w:cs="Times New Roman"/>
        </w:rPr>
        <w:t>以理论框架概括了</w:t>
      </w:r>
      <w:r w:rsidR="003D7A33">
        <w:rPr>
          <w:rFonts w:cs="Times New Roman"/>
        </w:rPr>
        <w:t>通勤出行</w:t>
      </w:r>
      <w:r>
        <w:rPr>
          <w:rFonts w:cs="Times New Roman"/>
        </w:rPr>
        <w:t>，尤其是长距离通勤的</w:t>
      </w:r>
      <w:r w:rsidR="003D7A33">
        <w:rPr>
          <w:rFonts w:cs="Times New Roman"/>
        </w:rPr>
        <w:t>影响因素</w:t>
      </w:r>
      <w:r>
        <w:rPr>
          <w:rFonts w:cs="Times New Roman"/>
        </w:rPr>
        <w:t>。职住关系是其中的关键要素，并受到建成环境的塑造。距城市中心的距离、住房价格和岗位薪酬等城市结构因素，通过影响通勤者的住房可负担性，进一步影响长距离通勤。这些因素的影响可能因通勤者的社会经济地位而发生变化，而</w:t>
      </w:r>
      <w:r w:rsidR="003D7A33">
        <w:rPr>
          <w:rFonts w:cs="Times New Roman"/>
        </w:rPr>
        <w:t>通勤出行</w:t>
      </w:r>
      <w:r>
        <w:rPr>
          <w:rFonts w:cs="Times New Roman"/>
        </w:rPr>
        <w:t>仍主要受个人选择的影响。该框架旨在突出城市结构因素在职住关系之外影响长距离通勤的作用路径。</w:t>
      </w:r>
    </w:p>
    <w:p w14:paraId="254353DB" w14:textId="77777777" w:rsidR="00D76256" w:rsidRDefault="00BE2762">
      <w:pPr>
        <w:keepNext/>
        <w:keepLines/>
        <w:widowControl/>
        <w:spacing w:before="100"/>
        <w:jc w:val="center"/>
        <w:rPr>
          <w:rFonts w:cs="Times New Roman"/>
        </w:rPr>
      </w:pPr>
      <w:r w:rsidRPr="002D1AC9">
        <w:rPr>
          <w:noProof/>
        </w:rPr>
        <w:lastRenderedPageBreak/>
        <w:drawing>
          <wp:inline distT="0" distB="0" distL="0" distR="0" wp14:anchorId="0586D5E8" wp14:editId="20C8D610">
            <wp:extent cx="3192145" cy="3105150"/>
            <wp:effectExtent l="0" t="0" r="8255"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1"/>
                    <a:stretch>
                      <a:fillRect/>
                    </a:stretch>
                  </pic:blipFill>
                  <pic:spPr>
                    <a:xfrm>
                      <a:off x="0" y="0"/>
                      <a:ext cx="3199805" cy="3113031"/>
                    </a:xfrm>
                    <a:prstGeom prst="rect">
                      <a:avLst/>
                    </a:prstGeom>
                    <a:noFill/>
                    <a:ln>
                      <a:noFill/>
                    </a:ln>
                  </pic:spPr>
                </pic:pic>
              </a:graphicData>
            </a:graphic>
          </wp:inline>
        </w:drawing>
      </w:r>
    </w:p>
    <w:p w14:paraId="22F4D206" w14:textId="4B928542" w:rsidR="000F7F57" w:rsidRPr="002D1AC9" w:rsidRDefault="0018557B">
      <w:pPr>
        <w:pStyle w:val="Caption"/>
        <w:keepLines/>
        <w:widowControl/>
        <w:spacing w:before="80" w:after="120" w:line="276" w:lineRule="auto"/>
        <w:rPr>
          <w:sz w:val="22"/>
          <w:szCs w:val="22"/>
        </w:rPr>
      </w:pPr>
      <w:bookmarkStart w:id="58" w:name="_Ref210137610"/>
      <w:r>
        <w:rPr>
          <w:sz w:val="22"/>
          <w:szCs w:val="22"/>
        </w:rPr>
        <w:t>图</w:t>
      </w:r>
      <w:r>
        <w:rPr>
          <w:sz w:val="22"/>
          <w:szCs w:val="22"/>
        </w:rPr>
        <w:t xml:space="preserve">1 </w:t>
      </w:r>
      <w:r>
        <w:rPr>
          <w:sz w:val="22"/>
          <w:szCs w:val="22"/>
        </w:rPr>
        <w:t>通勤</w:t>
      </w:r>
      <w:r w:rsidR="009875FF">
        <w:rPr>
          <w:sz w:val="22"/>
          <w:szCs w:val="22"/>
        </w:rPr>
        <w:t>出行影响因素</w:t>
      </w:r>
      <w:r>
        <w:rPr>
          <w:sz w:val="22"/>
          <w:szCs w:val="22"/>
        </w:rPr>
        <w:t>的理论框架</w:t>
      </w:r>
      <w:bookmarkEnd w:id="58"/>
    </w:p>
    <w:p w14:paraId="252A0560"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非线性关系研究的方法进展</w:t>
      </w:r>
    </w:p>
    <w:p w14:paraId="581CFB81" w14:textId="77777777" w:rsidR="000F7F57" w:rsidRPr="002D1AC9" w:rsidRDefault="0018557B">
      <w:pPr>
        <w:widowControl/>
        <w:spacing w:after="60" w:line="360" w:lineRule="auto"/>
        <w:ind w:firstLine="480"/>
        <w:rPr>
          <w:rFonts w:cs="Times New Roman"/>
        </w:rPr>
      </w:pPr>
      <w:r>
        <w:rPr>
          <w:rFonts w:cs="Times New Roman"/>
        </w:rPr>
        <w:t>部分研究采用机器学习方法探究非线性特征，能够有效揭示变量阈值与非线性模式</w:t>
      </w:r>
      <w:r>
        <w:rPr>
          <w:rFonts w:cs="Times New Roman"/>
        </w:rPr>
        <w:t xml:space="preserve"> (Tong, An, Zhang, et al., 2022)</w:t>
      </w:r>
      <w:r>
        <w:rPr>
          <w:rFonts w:cs="Times New Roman"/>
        </w:rPr>
        <w:t>。土地利用混合度、交通配置和就业密度等建成环境变量，对职住自足性和通勤负担等具有非线性影响。深入研究这些非线性特征，可以更准确地呈现建成环境的影响，从而为优化职住关系、提升通勤效率提供支持。</w:t>
      </w:r>
    </w:p>
    <w:p w14:paraId="6AE97694" w14:textId="77777777" w:rsidR="000F7F57" w:rsidRPr="002D1AC9" w:rsidRDefault="0018557B">
      <w:pPr>
        <w:widowControl/>
        <w:spacing w:after="60" w:line="360" w:lineRule="auto"/>
        <w:ind w:firstLine="480"/>
        <w:rPr>
          <w:rFonts w:cs="Times New Roman"/>
        </w:rPr>
      </w:pPr>
      <w:r>
        <w:rPr>
          <w:rFonts w:cs="Times New Roman"/>
        </w:rPr>
        <w:t>建成环境与通勤出行之间的这些非线性关系，可能源于对前述社会差异与职业差异影响的忽视。例如，在中心城区，建成环境因素对流动人口的影响弱于对本地居民的影响</w:t>
      </w:r>
      <w:r>
        <w:rPr>
          <w:rFonts w:cs="Times New Roman"/>
        </w:rPr>
        <w:t xml:space="preserve"> (Liu &amp; Xiao, 2023)</w:t>
      </w:r>
      <w:r>
        <w:rPr>
          <w:rFonts w:cs="Times New Roman"/>
        </w:rPr>
        <w:t>。公共交通使用与日常出行时长之间的阈值关系，也源于其对低收入群体和其他群体的影响不同</w:t>
      </w:r>
      <w:r>
        <w:rPr>
          <w:rFonts w:cs="Times New Roman"/>
        </w:rPr>
        <w:t xml:space="preserve"> (Tao et al., 2023)</w:t>
      </w:r>
      <w:r>
        <w:rPr>
          <w:rFonts w:cs="Times New Roman"/>
        </w:rPr>
        <w:t>。因此，用于分析非线性关系的模型应充分考虑不同人口群体与建成环境之间的交互作用。</w:t>
      </w:r>
    </w:p>
    <w:p w14:paraId="1976E921" w14:textId="140AB1F7" w:rsidR="000F7F57" w:rsidRPr="002D1AC9" w:rsidRDefault="0018557B">
      <w:pPr>
        <w:widowControl/>
        <w:spacing w:after="60" w:line="360" w:lineRule="auto"/>
        <w:ind w:firstLine="480"/>
        <w:rPr>
          <w:rFonts w:cs="Times New Roman"/>
        </w:rPr>
      </w:pPr>
      <w:r>
        <w:rPr>
          <w:rFonts w:cs="Times New Roman"/>
        </w:rPr>
        <w:t>可解释机器学习模型提升了机器学习的可解释性与透明度，有助于研究建成环境与职住关系之间的非线性关系。构建</w:t>
      </w:r>
      <w:r>
        <w:rPr>
          <w:rFonts w:cs="Times New Roman"/>
        </w:rPr>
        <w:t xml:space="preserve"> SHAP </w:t>
      </w:r>
      <w:r>
        <w:rPr>
          <w:rFonts w:cs="Times New Roman"/>
        </w:rPr>
        <w:t>可视化框架，可以将非线性特征与空间分布相结合，为城市精细化管理政策调控提供阈值</w:t>
      </w:r>
      <w:del w:id="59" w:author="pippin hsu" w:date="2026-09-30T13:30:00Z" w16du:dateUtc="2026-09-30T05:30:00Z">
        <w:r w:rsidDel="00FA6CB6">
          <w:rPr>
            <w:rFonts w:cs="Times New Roman"/>
          </w:rPr>
          <w:delText>目标</w:delText>
        </w:r>
      </w:del>
      <w:r>
        <w:rPr>
          <w:rFonts w:cs="Times New Roman"/>
        </w:rPr>
        <w:t>和空间范围</w:t>
      </w:r>
      <w:ins w:id="60" w:author="pippin hsu" w:date="2026-09-30T13:30:00Z" w16du:dateUtc="2026-09-30T05:30:00Z">
        <w:r w:rsidR="00FA6CB6">
          <w:rPr>
            <w:rFonts w:cs="Times New Roman" w:hint="eastAsia"/>
          </w:rPr>
          <w:t>依据</w:t>
        </w:r>
      </w:ins>
      <w:r>
        <w:rPr>
          <w:rFonts w:cs="Times New Roman"/>
        </w:rPr>
        <w:t xml:space="preserve"> (An, Tong, Tan, et al., 2025)</w:t>
      </w:r>
      <w:r>
        <w:rPr>
          <w:rFonts w:cs="Times New Roman"/>
        </w:rPr>
        <w:t>。将随机森林与</w:t>
      </w:r>
      <w:r>
        <w:rPr>
          <w:rFonts w:cs="Times New Roman"/>
        </w:rPr>
        <w:t xml:space="preserve"> SHAP </w:t>
      </w:r>
      <w:r>
        <w:rPr>
          <w:rFonts w:cs="Times New Roman"/>
        </w:rPr>
        <w:t>算法结合，还可以揭示解释变量之间的交互作用</w:t>
      </w:r>
      <w:r>
        <w:rPr>
          <w:rFonts w:cs="Times New Roman"/>
        </w:rPr>
        <w:t xml:space="preserve"> (Deng, Jiang, Ling, et al., 2025)</w:t>
      </w:r>
      <w:r>
        <w:rPr>
          <w:rFonts w:cs="Times New Roman"/>
        </w:rPr>
        <w:t>。</w:t>
      </w:r>
      <w:r>
        <w:rPr>
          <w:rFonts w:cs="Times New Roman"/>
        </w:rPr>
        <w:t xml:space="preserve">SHAP </w:t>
      </w:r>
      <w:r>
        <w:rPr>
          <w:rFonts w:cs="Times New Roman"/>
        </w:rPr>
        <w:t>部分依赖图（</w:t>
      </w:r>
      <w:r>
        <w:rPr>
          <w:rFonts w:cs="Times New Roman"/>
        </w:rPr>
        <w:t>PDP</w:t>
      </w:r>
      <w:r>
        <w:rPr>
          <w:rFonts w:cs="Times New Roman"/>
        </w:rPr>
        <w:t>）与</w:t>
      </w:r>
      <w:r>
        <w:rPr>
          <w:rFonts w:cs="Times New Roman"/>
        </w:rPr>
        <w:t xml:space="preserve"> SHAP </w:t>
      </w:r>
      <w:r>
        <w:rPr>
          <w:rFonts w:cs="Times New Roman"/>
        </w:rPr>
        <w:t>交互值，有助于认识解释变量与因变量之间的非线性关系及交互效应</w:t>
      </w:r>
      <w:r>
        <w:rPr>
          <w:rFonts w:cs="Times New Roman"/>
        </w:rPr>
        <w:t xml:space="preserve"> (Ji, Wang, Lyu, et al., 2022)</w:t>
      </w:r>
      <w:r>
        <w:rPr>
          <w:rFonts w:cs="Times New Roman"/>
        </w:rPr>
        <w:t>。</w:t>
      </w:r>
    </w:p>
    <w:p w14:paraId="01DA570E" w14:textId="2C95AD78" w:rsidR="000F7F57" w:rsidRPr="002D1AC9" w:rsidRDefault="0018557B">
      <w:pPr>
        <w:widowControl/>
        <w:spacing w:after="60" w:line="360" w:lineRule="auto"/>
        <w:ind w:firstLine="480"/>
        <w:rPr>
          <w:rFonts w:cs="Times New Roman"/>
        </w:rPr>
      </w:pPr>
      <w:r>
        <w:rPr>
          <w:rFonts w:cs="Times New Roman"/>
        </w:rPr>
        <w:t>城市通勤研究中的空间异质性同样值得关注，尤其是核心地区与边缘地区之间的差异</w:t>
      </w:r>
      <w:r>
        <w:rPr>
          <w:rFonts w:cs="Times New Roman"/>
        </w:rPr>
        <w:t xml:space="preserve"> (Zhao et al., 2024)</w:t>
      </w:r>
      <w:r>
        <w:rPr>
          <w:rFonts w:cs="Times New Roman"/>
        </w:rPr>
        <w:t>。尽管部分研究已对这一关系作出初步探索，其与社会差异、</w:t>
      </w:r>
      <w:r>
        <w:rPr>
          <w:rFonts w:cs="Times New Roman"/>
        </w:rPr>
        <w:lastRenderedPageBreak/>
        <w:t>职业差异的交互作用仍未得到充分关注</w:t>
      </w:r>
      <w:r>
        <w:rPr>
          <w:rFonts w:cs="Times New Roman"/>
        </w:rPr>
        <w:t xml:space="preserve"> (e.g. Wang et al., 2025; Liu &amp; Xiao 2023)</w:t>
      </w:r>
      <w:r>
        <w:rPr>
          <w:rFonts w:cs="Times New Roman"/>
        </w:rPr>
        <w:t>。既有研究更多证实了非线性关系的存在，尚未充分解释其形成过程。本文旨在进一步阐明社会差异与职业差异如何改变城市环境对</w:t>
      </w:r>
      <w:r w:rsidR="003D7A33">
        <w:rPr>
          <w:rFonts w:cs="Times New Roman"/>
        </w:rPr>
        <w:t>通勤出行</w:t>
      </w:r>
      <w:r>
        <w:rPr>
          <w:rFonts w:cs="Times New Roman"/>
        </w:rPr>
        <w:t>的影响。</w:t>
      </w:r>
    </w:p>
    <w:p w14:paraId="304A732D"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小结</w:t>
      </w:r>
    </w:p>
    <w:p w14:paraId="33315CF1" w14:textId="768D8459" w:rsidR="000F7F57" w:rsidRPr="002D1AC9" w:rsidRDefault="0018557B">
      <w:pPr>
        <w:widowControl/>
        <w:spacing w:after="60" w:line="360" w:lineRule="auto"/>
        <w:ind w:firstLine="480"/>
        <w:rPr>
          <w:rFonts w:cs="Times New Roman"/>
        </w:rPr>
      </w:pPr>
      <w:r>
        <w:rPr>
          <w:rFonts w:cs="Times New Roman"/>
        </w:rPr>
        <w:t>尽管通勤</w:t>
      </w:r>
      <w:r w:rsidR="009875FF">
        <w:rPr>
          <w:rFonts w:cs="Times New Roman"/>
        </w:rPr>
        <w:t>出行影响因素</w:t>
      </w:r>
      <w:r>
        <w:rPr>
          <w:rFonts w:cs="Times New Roman"/>
        </w:rPr>
        <w:t>的研究已较为丰富，仍有若干问题值得深入探讨。首先，社会经济地位会改变既有</w:t>
      </w:r>
      <w:r w:rsidR="003D7A33">
        <w:rPr>
          <w:rFonts w:cs="Times New Roman"/>
        </w:rPr>
        <w:t>影响因素</w:t>
      </w:r>
      <w:r>
        <w:rPr>
          <w:rFonts w:cs="Times New Roman"/>
        </w:rPr>
        <w:t>对</w:t>
      </w:r>
      <w:r w:rsidR="003D7A33">
        <w:rPr>
          <w:rFonts w:cs="Times New Roman"/>
        </w:rPr>
        <w:t>通勤出行</w:t>
      </w:r>
      <w:r>
        <w:rPr>
          <w:rFonts w:cs="Times New Roman"/>
        </w:rPr>
        <w:t>的影响，但现有研究对这种关系中的社会差异关注不足，导致相关结论难以适用于某些特定人口群体</w:t>
      </w:r>
      <w:r>
        <w:rPr>
          <w:rFonts w:cs="Times New Roman"/>
        </w:rPr>
        <w:t xml:space="preserve"> (Kersting et al., 2021)</w:t>
      </w:r>
      <w:r>
        <w:rPr>
          <w:rFonts w:cs="Times New Roman"/>
        </w:rPr>
        <w:t>。其次，长距离通勤出行的</w:t>
      </w:r>
      <w:r w:rsidR="003D7A33">
        <w:rPr>
          <w:rFonts w:cs="Times New Roman"/>
        </w:rPr>
        <w:t>影响因素</w:t>
      </w:r>
      <w:r>
        <w:rPr>
          <w:rFonts w:cs="Times New Roman"/>
        </w:rPr>
        <w:t>可能不同于短距离通勤出行，但通勤距离研究较少考虑二者之间的异质性。本文认为，城市结构因素对长距离通勤出行的影响强于建成环境因素。最后，传统统计工具难以全面解释其内在机制，而现代机器学习工具又缺乏地理学视角的解释。因此，本文拟借助机器学习模型，深入认识通勤、城市环境与社会经济地位之间关系的空间异质性。</w:t>
      </w:r>
    </w:p>
    <w:p w14:paraId="07C760FF" w14:textId="77777777" w:rsidR="000F7F57" w:rsidRPr="002D1AC9" w:rsidRDefault="0018557B">
      <w:pPr>
        <w:pStyle w:val="Heading1"/>
        <w:keepNext/>
        <w:keepLines/>
        <w:widowControl/>
        <w:numPr>
          <w:ilvl w:val="0"/>
          <w:numId w:val="1"/>
        </w:numPr>
        <w:spacing w:before="200" w:after="100" w:line="300" w:lineRule="auto"/>
        <w:jc w:val="left"/>
      </w:pPr>
      <w:r>
        <w:t>研究区域与数据处理</w:t>
      </w:r>
    </w:p>
    <w:p w14:paraId="06E0C924"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研究区域</w:t>
      </w:r>
    </w:p>
    <w:p w14:paraId="78912DE3" w14:textId="71785E02" w:rsidR="000F7F57" w:rsidRPr="002D1AC9" w:rsidRDefault="0018557B">
      <w:pPr>
        <w:widowControl/>
        <w:spacing w:after="60" w:line="360" w:lineRule="auto"/>
        <w:ind w:firstLine="480"/>
        <w:rPr>
          <w:rFonts w:cs="Times New Roman"/>
        </w:rPr>
      </w:pPr>
      <w:bookmarkStart w:id="61" w:name="_Hlk205303684"/>
      <w:r>
        <w:rPr>
          <w:rFonts w:cs="Times New Roman"/>
        </w:rPr>
        <w:t>根据百度</w:t>
      </w:r>
      <w:r>
        <w:rPr>
          <w:rFonts w:cs="Times New Roman"/>
        </w:rPr>
        <w:t>2024</w:t>
      </w:r>
      <w:r>
        <w:rPr>
          <w:rFonts w:cs="Times New Roman"/>
        </w:rPr>
        <w:t>年发布的通勤报告，上海超过</w:t>
      </w:r>
      <w:r>
        <w:rPr>
          <w:rFonts w:cs="Times New Roman"/>
        </w:rPr>
        <w:t>18%</w:t>
      </w:r>
      <w:r>
        <w:rPr>
          <w:rFonts w:cs="Times New Roman"/>
        </w:rPr>
        <w:t>的通勤者通勤时长超过</w:t>
      </w:r>
      <w:r>
        <w:rPr>
          <w:rFonts w:cs="Times New Roman"/>
        </w:rPr>
        <w:t>60</w:t>
      </w:r>
      <w:r>
        <w:rPr>
          <w:rFonts w:cs="Times New Roman"/>
        </w:rPr>
        <w:t>分钟，属于长距离通勤群体</w:t>
      </w:r>
      <w:r>
        <w:rPr>
          <w:rFonts w:cs="Times New Roman"/>
        </w:rPr>
        <w:t xml:space="preserve"> (https://huiyan.baidu.com/boswebsite/cms/report/2025tongqin/)</w:t>
      </w:r>
      <w:r>
        <w:rPr>
          <w:rFonts w:cs="Times New Roman"/>
        </w:rPr>
        <w:t>。已有文献充分记录了上海的社会分层与居住隔离现象</w:t>
      </w:r>
      <w:r>
        <w:rPr>
          <w:rFonts w:cs="Times New Roman"/>
        </w:rPr>
        <w:t xml:space="preserve"> (Liu, Huang &amp; Zhang, 2018; Shen &amp; Xiao, 2020)</w:t>
      </w:r>
      <w:r>
        <w:rPr>
          <w:rFonts w:cs="Times New Roman"/>
        </w:rPr>
        <w:t>。社会经济地位处于劣势的群体通常通勤距离更长，不同人口群体在职业类型、收入和教育方面也存在显著差距</w:t>
      </w:r>
      <w:r>
        <w:rPr>
          <w:rFonts w:cs="Times New Roman"/>
        </w:rPr>
        <w:t xml:space="preserve"> (Yue, et al,, 2022)</w:t>
      </w:r>
      <w:r>
        <w:rPr>
          <w:rFonts w:cs="Times New Roman"/>
        </w:rPr>
        <w:t>。长距离通勤与社会隔离并存，使上海成为研究通勤问题及其内在机制的理想</w:t>
      </w:r>
      <w:r w:rsidR="00D92551" w:rsidRPr="00D92551">
        <w:rPr>
          <w:rFonts w:cs="Times New Roman" w:hint="eastAsia"/>
        </w:rPr>
        <w:t>研究区域</w:t>
      </w:r>
      <w:r>
        <w:rPr>
          <w:rFonts w:cs="Times New Roman"/>
        </w:rPr>
        <w:t xml:space="preserve"> (Zhao &amp; Cao, 2020)</w:t>
      </w:r>
      <w:r>
        <w:rPr>
          <w:rFonts w:cs="Times New Roman"/>
        </w:rPr>
        <w:t>。</w:t>
      </w:r>
      <w:bookmarkEnd w:id="61"/>
    </w:p>
    <w:p w14:paraId="749A4610" w14:textId="77777777" w:rsidR="000F7F57" w:rsidRPr="002D1AC9" w:rsidRDefault="0018557B">
      <w:pPr>
        <w:widowControl/>
        <w:spacing w:after="60" w:line="360" w:lineRule="auto"/>
        <w:ind w:firstLine="480"/>
        <w:rPr>
          <w:rFonts w:cs="Times New Roman"/>
        </w:rPr>
      </w:pPr>
      <w:r>
        <w:rPr>
          <w:rFonts w:cs="Times New Roman"/>
        </w:rPr>
        <w:t>本文以上海主城区为研究区域（图</w:t>
      </w:r>
      <w:r>
        <w:rPr>
          <w:rFonts w:cs="Times New Roman"/>
        </w:rPr>
        <w:t>2</w:t>
      </w:r>
      <w:r>
        <w:rPr>
          <w:rFonts w:cs="Times New Roman"/>
        </w:rPr>
        <w:t>）。该区域存在职住失衡，并由此产生长距离通勤。区域空间高度紧凑，居住、工业和商业用地混合分布，包含大量新建居住社区和开发区。区内空间类型多样，既有高端商业中心和高品质居住社区，也有低收入群体居住的城中村。复杂多样的城市环境形成了显著的职业差异和社会差异，进而产生长距离通勤，为本文研究提供了支撑。根据已有文献，中国的长距离通勤通常指耗时超过</w:t>
      </w:r>
      <w:r>
        <w:rPr>
          <w:rFonts w:cs="Times New Roman"/>
        </w:rPr>
        <w:t>60</w:t>
      </w:r>
      <w:r>
        <w:rPr>
          <w:rFonts w:cs="Times New Roman"/>
        </w:rPr>
        <w:t>分钟的通勤出行</w:t>
      </w:r>
      <w:r>
        <w:rPr>
          <w:rFonts w:cs="Times New Roman"/>
        </w:rPr>
        <w:t xml:space="preserve"> (Huang et al., 2025)</w:t>
      </w:r>
      <w:r>
        <w:rPr>
          <w:rFonts w:cs="Times New Roman"/>
        </w:rPr>
        <w:t>，在本文中对应约</w:t>
      </w:r>
      <w:r>
        <w:rPr>
          <w:rFonts w:cs="Times New Roman"/>
        </w:rPr>
        <w:t>15</w:t>
      </w:r>
      <w:r>
        <w:rPr>
          <w:rFonts w:cs="Times New Roman"/>
        </w:rPr>
        <w:t>千米的通勤距离。</w:t>
      </w:r>
    </w:p>
    <w:p w14:paraId="5D7EC387" w14:textId="77777777" w:rsidR="000F7F57" w:rsidRPr="002D1AC9" w:rsidRDefault="0018557B">
      <w:pPr>
        <w:pStyle w:val="NormalWeb"/>
        <w:keepNext/>
        <w:keepLines/>
        <w:widowControl/>
        <w:spacing w:before="100"/>
        <w:jc w:val="center"/>
      </w:pPr>
      <w:r w:rsidRPr="002D1AC9">
        <w:rPr>
          <w:noProof/>
        </w:rPr>
        <w:lastRenderedPageBreak/>
        <w:drawing>
          <wp:inline distT="0" distB="0" distL="0" distR="0" wp14:anchorId="53C8E0CE" wp14:editId="5C651321">
            <wp:extent cx="5269230" cy="3970655"/>
            <wp:effectExtent l="0" t="0" r="762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2"/>
                    <a:stretch>
                      <a:fillRect/>
                    </a:stretch>
                  </pic:blipFill>
                  <pic:spPr>
                    <a:xfrm>
                      <a:off x="0" y="0"/>
                      <a:ext cx="5269230" cy="3970655"/>
                    </a:xfrm>
                    <a:prstGeom prst="rect">
                      <a:avLst/>
                    </a:prstGeom>
                    <a:noFill/>
                    <a:ln>
                      <a:noFill/>
                    </a:ln>
                  </pic:spPr>
                </pic:pic>
              </a:graphicData>
            </a:graphic>
          </wp:inline>
        </w:drawing>
      </w:r>
    </w:p>
    <w:p w14:paraId="63200BA6" w14:textId="77777777" w:rsidR="000F7F57" w:rsidRPr="002D1AC9" w:rsidRDefault="0018557B">
      <w:pPr>
        <w:pStyle w:val="Caption"/>
        <w:keepLines/>
        <w:widowControl/>
        <w:spacing w:before="80" w:after="120" w:line="276" w:lineRule="auto"/>
        <w:rPr>
          <w:sz w:val="22"/>
          <w:szCs w:val="22"/>
        </w:rPr>
      </w:pPr>
      <w:bookmarkStart w:id="62" w:name="_Ref212729678"/>
      <w:r>
        <w:rPr>
          <w:sz w:val="22"/>
          <w:szCs w:val="22"/>
        </w:rPr>
        <w:t>图</w:t>
      </w:r>
      <w:r>
        <w:rPr>
          <w:sz w:val="22"/>
          <w:szCs w:val="22"/>
        </w:rPr>
        <w:t xml:space="preserve">2 </w:t>
      </w:r>
      <w:r>
        <w:rPr>
          <w:sz w:val="22"/>
          <w:szCs w:val="22"/>
        </w:rPr>
        <w:t>研究区域</w:t>
      </w:r>
      <w:bookmarkEnd w:id="62"/>
    </w:p>
    <w:p w14:paraId="5F6BD7F0" w14:textId="676362F6" w:rsidR="000F7F57" w:rsidRPr="002D1AC9" w:rsidRDefault="0018557B">
      <w:pPr>
        <w:widowControl/>
        <w:spacing w:after="60" w:line="360" w:lineRule="auto"/>
        <w:ind w:firstLine="480"/>
        <w:rPr>
          <w:rFonts w:cs="Times New Roman"/>
        </w:rPr>
      </w:pPr>
      <w:r>
        <w:rPr>
          <w:rFonts w:cs="Times New Roman"/>
        </w:rPr>
        <w:t>以下两种产生长距离通勤出行的情形，有助于理解其内在机制。许多中低收入劳动者被迫居住在城市中心以外，却仍需前往就业机会高度集中的中心城区工作</w:t>
      </w:r>
      <w:r>
        <w:rPr>
          <w:rFonts w:cs="Times New Roman"/>
        </w:rPr>
        <w:t xml:space="preserve"> (Xiao et al., 2023)</w:t>
      </w:r>
      <w:r>
        <w:rPr>
          <w:rFonts w:cs="Times New Roman"/>
        </w:rPr>
        <w:t>。在这种情形下，住房价格是首要</w:t>
      </w:r>
      <w:r w:rsidR="003D7A33">
        <w:rPr>
          <w:rFonts w:cs="Times New Roman"/>
        </w:rPr>
        <w:t>影响因素</w:t>
      </w:r>
      <w:r>
        <w:rPr>
          <w:rFonts w:cs="Times New Roman"/>
        </w:rPr>
        <w:t>。另一方面，近二十年来，上海的高端就业机会经历了郊区化</w:t>
      </w:r>
      <w:r>
        <w:rPr>
          <w:rFonts w:cs="Times New Roman"/>
        </w:rPr>
        <w:t xml:space="preserve"> (Wei et al., 2025)</w:t>
      </w:r>
      <w:r>
        <w:rPr>
          <w:rFonts w:cs="Times New Roman"/>
        </w:rPr>
        <w:t>。高技能劳动者为获得更好的生活环境，仍居住在中心城区，却不得不长距离通勤至城市外围地区。上海现有的核心</w:t>
      </w:r>
      <w:r>
        <w:rPr>
          <w:rFonts w:cs="Times New Roman"/>
        </w:rPr>
        <w:t>—</w:t>
      </w:r>
      <w:r>
        <w:rPr>
          <w:rFonts w:cs="Times New Roman"/>
        </w:rPr>
        <w:t>边缘城市结构与近年来的城市扩张，必然产生大量长距离通勤出行。高收入与低收入劳动者在选择长距离通勤时，各自有其行为逻辑。</w:t>
      </w:r>
    </w:p>
    <w:p w14:paraId="4747FCF6" w14:textId="77777777" w:rsidR="000F7F57" w:rsidRPr="002D1AC9" w:rsidRDefault="0018557B">
      <w:pPr>
        <w:pStyle w:val="Heading2"/>
        <w:widowControl/>
        <w:numPr>
          <w:ilvl w:val="1"/>
          <w:numId w:val="1"/>
        </w:numPr>
        <w:spacing w:before="120" w:after="100" w:line="300" w:lineRule="auto"/>
        <w:jc w:val="left"/>
        <w:rPr>
          <w:rFonts w:cs="Times New Roman"/>
        </w:rPr>
      </w:pPr>
      <w:bookmarkStart w:id="63" w:name="_Hlk218521448"/>
      <w:r>
        <w:rPr>
          <w:rFonts w:cs="Times New Roman"/>
        </w:rPr>
        <w:t>数据处理</w:t>
      </w:r>
      <w:bookmarkEnd w:id="63"/>
    </w:p>
    <w:p w14:paraId="2FC03CFD" w14:textId="77777777" w:rsidR="000F7F57" w:rsidRPr="002D1AC9" w:rsidRDefault="0018557B">
      <w:pPr>
        <w:widowControl/>
        <w:spacing w:after="60" w:line="360" w:lineRule="auto"/>
        <w:ind w:firstLine="480"/>
        <w:rPr>
          <w:rFonts w:cs="Times New Roman"/>
        </w:rPr>
      </w:pPr>
      <w:r>
        <w:rPr>
          <w:rFonts w:cs="Times New Roman"/>
        </w:rPr>
        <w:t>上海市位置服务（</w:t>
      </w:r>
      <w:r>
        <w:rPr>
          <w:rFonts w:cs="Times New Roman"/>
        </w:rPr>
        <w:t>LBS</w:t>
      </w:r>
      <w:r>
        <w:rPr>
          <w:rFonts w:cs="Times New Roman"/>
        </w:rPr>
        <w:t>）数据由百度公司通过应用程序使用活动采集，覆盖</w:t>
      </w:r>
      <w:r>
        <w:rPr>
          <w:rFonts w:cs="Times New Roman"/>
        </w:rPr>
        <w:t>80%</w:t>
      </w:r>
      <w:r>
        <w:rPr>
          <w:rFonts w:cs="Times New Roman"/>
        </w:rPr>
        <w:t>的智能手机用户。数据以唯一标识码记录使用百度相关应用程序的移动设备的实时地理位置。</w:t>
      </w:r>
      <w:r>
        <w:rPr>
          <w:rFonts w:cs="Times New Roman"/>
        </w:rPr>
        <w:t xml:space="preserve">LBS </w:t>
      </w:r>
      <w:r>
        <w:rPr>
          <w:rFonts w:cs="Times New Roman"/>
        </w:rPr>
        <w:t>数据的空间分辨率约为</w:t>
      </w:r>
      <w:r>
        <w:rPr>
          <w:rFonts w:cs="Times New Roman"/>
        </w:rPr>
        <w:t>100 m</w:t>
      </w:r>
      <w:r>
        <w:rPr>
          <w:rFonts w:cs="Times New Roman"/>
        </w:rPr>
        <w:t>，较移动通信运营商的蜂窝网络数据更为精细。该数据集还包含收入、职业类型等用户画像信息，这些信息根据用户的智能手机使用偏好及其活动轨迹周边的城市环境估算得到</w:t>
      </w:r>
      <w:r>
        <w:rPr>
          <w:rFonts w:cs="Times New Roman"/>
        </w:rPr>
        <w:t xml:space="preserve"> (Ling, Niu, Yang, et al., 2024)</w:t>
      </w:r>
      <w:r>
        <w:rPr>
          <w:rFonts w:cs="Times New Roman"/>
        </w:rPr>
        <w:t>。借助百度机器学习框架，识别匿名通勤者所属的行业。该分类将大规模特征标签，如用户画像、</w:t>
      </w:r>
      <w:r>
        <w:rPr>
          <w:rFonts w:cs="Times New Roman"/>
        </w:rPr>
        <w:t xml:space="preserve">GPS </w:t>
      </w:r>
      <w:r>
        <w:rPr>
          <w:rFonts w:cs="Times New Roman"/>
        </w:rPr>
        <w:t>轨迹和数字行为，与调查结果、兴趣点（</w:t>
      </w:r>
      <w:r>
        <w:rPr>
          <w:rFonts w:cs="Times New Roman"/>
        </w:rPr>
        <w:t>POI</w:t>
      </w:r>
      <w:r>
        <w:rPr>
          <w:rFonts w:cs="Times New Roman"/>
        </w:rPr>
        <w:t>）数据及建成环境指标相结</w:t>
      </w:r>
      <w:r>
        <w:rPr>
          <w:rFonts w:cs="Times New Roman"/>
        </w:rPr>
        <w:lastRenderedPageBreak/>
        <w:t>合。本文将职业划分为两大类：劳动密集型职业从业者包括生产工人、文职人员和服务人员；技术密集型职业从业者包括专业人员、管理人员和企业主。</w:t>
      </w:r>
    </w:p>
    <w:p w14:paraId="7CF084A8" w14:textId="3E4B9906" w:rsidR="000F7F57" w:rsidRPr="002D1AC9" w:rsidRDefault="0018557B">
      <w:pPr>
        <w:widowControl/>
        <w:spacing w:after="60" w:line="360" w:lineRule="auto"/>
        <w:ind w:firstLine="480"/>
        <w:rPr>
          <w:rFonts w:cs="Times New Roman"/>
        </w:rPr>
      </w:pPr>
      <w:r>
        <w:rPr>
          <w:rFonts w:cs="Times New Roman"/>
        </w:rPr>
        <w:t>已有研究认为该数据集具有较高精度，</w:t>
      </w:r>
      <w:ins w:id="64" w:author="pippin hsu" w:date="2026-09-30T13:31:00Z" w16du:dateUtc="2026-09-30T05:31:00Z">
        <w:r w:rsidR="00FA6CB6">
          <w:rPr>
            <w:rFonts w:cs="Times New Roman" w:hint="eastAsia"/>
          </w:rPr>
          <w:t>可靠性良好</w:t>
        </w:r>
      </w:ins>
      <w:del w:id="65" w:author="pippin hsu" w:date="2026-09-30T13:31:00Z" w16du:dateUtc="2026-09-30T05:31:00Z">
        <w:r w:rsidDel="00FA6CB6">
          <w:rPr>
            <w:rFonts w:cs="Times New Roman"/>
          </w:rPr>
          <w:delText>并证实其可靠性</w:delText>
        </w:r>
      </w:del>
      <w:r>
        <w:rPr>
          <w:rFonts w:cs="Times New Roman"/>
        </w:rPr>
        <w:t xml:space="preserve"> (Chen et al., 2023; Zhang et al., 2021)</w:t>
      </w:r>
      <w:r>
        <w:rPr>
          <w:rFonts w:cs="Times New Roman"/>
        </w:rPr>
        <w:t>。依据时空规则，从</w:t>
      </w:r>
      <w:r>
        <w:rPr>
          <w:rFonts w:cs="Times New Roman"/>
        </w:rPr>
        <w:t xml:space="preserve"> LBS </w:t>
      </w:r>
      <w:r>
        <w:rPr>
          <w:rFonts w:cs="Times New Roman"/>
        </w:rPr>
        <w:t>通勤数据中推断通勤者可能的居住地与工作地</w:t>
      </w:r>
      <w:r>
        <w:rPr>
          <w:rFonts w:cs="Times New Roman"/>
        </w:rPr>
        <w:t xml:space="preserve"> (Zhou et al., 2024)</w:t>
      </w:r>
      <w:r>
        <w:rPr>
          <w:rFonts w:cs="Times New Roman"/>
        </w:rPr>
        <w:t>。将非工作时段的主要</w:t>
      </w:r>
      <w:r>
        <w:rPr>
          <w:rFonts w:cs="Times New Roman"/>
        </w:rPr>
        <w:t>“</w:t>
      </w:r>
      <w:r>
        <w:rPr>
          <w:rFonts w:cs="Times New Roman"/>
        </w:rPr>
        <w:t>锚点</w:t>
      </w:r>
      <w:r>
        <w:rPr>
          <w:rFonts w:cs="Times New Roman"/>
        </w:rPr>
        <w:t>”</w:t>
      </w:r>
      <w:r>
        <w:rPr>
          <w:rFonts w:cs="Times New Roman"/>
        </w:rPr>
        <w:t>定义为居住地，并依据白天位置的稳定性推断工作地。最终识别出</w:t>
      </w:r>
      <w:r>
        <w:rPr>
          <w:rFonts w:cs="Times New Roman"/>
        </w:rPr>
        <w:t>3,494,277</w:t>
      </w:r>
      <w:r>
        <w:rPr>
          <w:rFonts w:cs="Times New Roman"/>
        </w:rPr>
        <w:t>人的居住地、工作地及其通勤出行。检验发现，通勤距离与出行频次之间呈对数分布关系，进一步验证了数据的可信度。</w:t>
      </w:r>
    </w:p>
    <w:p w14:paraId="321E1D90" w14:textId="77777777" w:rsidR="000F7F57" w:rsidRPr="002D1AC9" w:rsidRDefault="0018557B">
      <w:pPr>
        <w:pStyle w:val="Heading1"/>
        <w:keepNext/>
        <w:keepLines/>
        <w:widowControl/>
        <w:numPr>
          <w:ilvl w:val="0"/>
          <w:numId w:val="1"/>
        </w:numPr>
        <w:spacing w:before="200" w:after="100" w:line="300" w:lineRule="auto"/>
        <w:jc w:val="left"/>
      </w:pPr>
      <w:r>
        <w:t>研究方法</w:t>
      </w:r>
    </w:p>
    <w:p w14:paraId="4860F2F5"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通勤出行层面与网格单元层面的分析变量选择</w:t>
      </w:r>
    </w:p>
    <w:p w14:paraId="4A556C15" w14:textId="5123B93F" w:rsidR="000F7F57" w:rsidRPr="002D1AC9" w:rsidRDefault="0018557B">
      <w:pPr>
        <w:widowControl/>
        <w:spacing w:after="60" w:line="360" w:lineRule="auto"/>
        <w:ind w:firstLine="480"/>
        <w:rPr>
          <w:rFonts w:cs="Times New Roman"/>
        </w:rPr>
      </w:pPr>
      <w:r>
        <w:rPr>
          <w:rFonts w:cs="Times New Roman"/>
        </w:rPr>
        <w:t>本文在分析通勤距离时，明确纳入居住地与工作地周边的城市环境特征。依据概念框架（图</w:t>
      </w:r>
      <w:r>
        <w:rPr>
          <w:rFonts w:cs="Times New Roman"/>
        </w:rPr>
        <w:t>1</w:t>
      </w:r>
      <w:r>
        <w:rPr>
          <w:rFonts w:cs="Times New Roman"/>
        </w:rPr>
        <w:t>），回归模型包含建成环境、城市结构因素与社会经济地位三类解释变量。变量选择基于本文的研究</w:t>
      </w:r>
      <w:ins w:id="66" w:author="pippin hsu" w:date="2026-09-30T13:32:00Z" w16du:dateUtc="2026-09-30T05:32:00Z">
        <w:r w:rsidR="00FA6CB6">
          <w:rPr>
            <w:rFonts w:cs="Times New Roman" w:hint="eastAsia"/>
          </w:rPr>
          <w:t>思路</w:t>
        </w:r>
      </w:ins>
      <w:del w:id="67" w:author="pippin hsu" w:date="2026-09-30T13:32:00Z" w16du:dateUtc="2026-09-30T05:32:00Z">
        <w:r w:rsidDel="00FA6CB6">
          <w:rPr>
            <w:rFonts w:cs="Times New Roman"/>
          </w:rPr>
          <w:delText>认识</w:delText>
        </w:r>
      </w:del>
      <w:r>
        <w:rPr>
          <w:rFonts w:cs="Times New Roman"/>
        </w:rPr>
        <w:t>及已有研究结论</w:t>
      </w:r>
      <w:r>
        <w:rPr>
          <w:rFonts w:cs="Times New Roman"/>
        </w:rPr>
        <w:t xml:space="preserve"> (e.g. Wei et al., 2025; Zhu &amp; Liu, 2025)</w:t>
      </w:r>
      <w:r>
        <w:rPr>
          <w:rFonts w:cs="Times New Roman"/>
        </w:rPr>
        <w:t>。</w:t>
      </w:r>
    </w:p>
    <w:p w14:paraId="4A203B9E" w14:textId="5CABF59C" w:rsidR="000F7F57" w:rsidRPr="002D1AC9" w:rsidRDefault="0018557B">
      <w:pPr>
        <w:widowControl/>
        <w:spacing w:after="60" w:line="360" w:lineRule="auto"/>
        <w:ind w:firstLine="480"/>
        <w:rPr>
          <w:rFonts w:cs="Times New Roman"/>
        </w:rPr>
      </w:pPr>
      <w:r>
        <w:rPr>
          <w:rFonts w:cs="Times New Roman"/>
        </w:rPr>
        <w:t>依据已有</w:t>
      </w:r>
      <w:r w:rsidR="003D7A33">
        <w:rPr>
          <w:rFonts w:cs="Times New Roman"/>
        </w:rPr>
        <w:t>通勤出行</w:t>
      </w:r>
      <w:r>
        <w:rPr>
          <w:rFonts w:cs="Times New Roman"/>
        </w:rPr>
        <w:t>研究</w:t>
      </w:r>
      <w:r>
        <w:rPr>
          <w:rFonts w:cs="Times New Roman"/>
        </w:rPr>
        <w:t xml:space="preserve"> (Ewing and Cevero, 2010)</w:t>
      </w:r>
      <w:r>
        <w:rPr>
          <w:rFonts w:cs="Times New Roman"/>
        </w:rPr>
        <w:t>，将建成环境变量划分为密度、多样性和设计三个维度。城市结构变量包括住房价格与距城市中心的距离，这些变量在很大程度上影响生活成本的可负担程度。社会经济地位变量取自</w:t>
      </w:r>
      <w:r>
        <w:rPr>
          <w:rFonts w:cs="Times New Roman"/>
        </w:rPr>
        <w:t xml:space="preserve"> LBS </w:t>
      </w:r>
      <w:r>
        <w:rPr>
          <w:rFonts w:cs="Times New Roman"/>
        </w:rPr>
        <w:t>数据集，包括收入、汽车拥有情况和职业类型。本文以职业类型替代受教育程度，以更好地反映个体工作所需的技能，进而刻画其能够获得的就业机会。</w:t>
      </w:r>
    </w:p>
    <w:p w14:paraId="519BFC02" w14:textId="5EFA8684" w:rsidR="000F7F57" w:rsidRDefault="0018557B">
      <w:pPr>
        <w:widowControl/>
        <w:spacing w:after="60" w:line="360" w:lineRule="auto"/>
        <w:ind w:firstLine="480"/>
        <w:rPr>
          <w:rFonts w:cs="Times New Roman"/>
        </w:rPr>
      </w:pPr>
      <w:bookmarkStart w:id="68" w:name="_Ref200524319"/>
      <w:r>
        <w:rPr>
          <w:rFonts w:cs="Times New Roman"/>
        </w:rPr>
        <w:t>通勤出行层面通勤距离模型的因变量与自变量详见表</w:t>
      </w:r>
      <w:r>
        <w:rPr>
          <w:rFonts w:cs="Times New Roman"/>
        </w:rPr>
        <w:t>1</w:t>
      </w:r>
      <w:r>
        <w:rPr>
          <w:rFonts w:cs="Times New Roman"/>
        </w:rPr>
        <w:t>。由于人口分布高度不均衡，本文采用比例指标刻画人口结构，以避免规模效应。此外，收入数据为分类数据，而非具体收入数值；高收入群体指薪酬高于一定阈值的人群。本文还采用通勤出行起点与终点之间的住房价格差异，因为通勤距离源于城市环境的差异，这一指标与本文理论框架更为契合（图</w:t>
      </w:r>
      <w:r>
        <w:rPr>
          <w:rFonts w:cs="Times New Roman"/>
        </w:rPr>
        <w:t>1</w:t>
      </w:r>
      <w:r>
        <w:rPr>
          <w:rFonts w:cs="Times New Roman"/>
        </w:rPr>
        <w:t>）。</w:t>
      </w:r>
    </w:p>
    <w:p w14:paraId="4C074C0C" w14:textId="0FFAD7E3" w:rsidR="00F876BF" w:rsidRDefault="00F876BF">
      <w:pPr>
        <w:widowControl/>
        <w:spacing w:after="60" w:line="360" w:lineRule="auto"/>
        <w:ind w:firstLine="480"/>
        <w:rPr>
          <w:rFonts w:cs="Times New Roman"/>
        </w:rPr>
      </w:pPr>
    </w:p>
    <w:p w14:paraId="2538E8F9" w14:textId="77777777" w:rsidR="00F876BF" w:rsidRPr="002D1AC9" w:rsidRDefault="00F876BF">
      <w:pPr>
        <w:widowControl/>
        <w:spacing w:after="60" w:line="360" w:lineRule="auto"/>
        <w:ind w:firstLine="480"/>
        <w:rPr>
          <w:rFonts w:cs="Times New Roman"/>
        </w:rPr>
      </w:pPr>
    </w:p>
    <w:p w14:paraId="681FA9DF" w14:textId="77777777" w:rsidR="000F7F57" w:rsidRPr="002D1AC9" w:rsidRDefault="0018557B">
      <w:pPr>
        <w:pStyle w:val="Caption"/>
        <w:keepNext/>
        <w:keepLines/>
        <w:widowControl/>
        <w:spacing w:before="80" w:after="120" w:line="276" w:lineRule="auto"/>
        <w:rPr>
          <w:sz w:val="22"/>
          <w:szCs w:val="22"/>
        </w:rPr>
      </w:pPr>
      <w:r>
        <w:rPr>
          <w:sz w:val="22"/>
          <w:szCs w:val="22"/>
        </w:rPr>
        <w:lastRenderedPageBreak/>
        <w:t>表</w:t>
      </w:r>
      <w:r>
        <w:rPr>
          <w:sz w:val="22"/>
          <w:szCs w:val="22"/>
        </w:rPr>
        <w:t xml:space="preserve">1 </w:t>
      </w:r>
      <w:r>
        <w:rPr>
          <w:sz w:val="22"/>
          <w:szCs w:val="22"/>
        </w:rPr>
        <w:t>通勤距离模型的变量说明（通勤出行层面分析）</w:t>
      </w:r>
      <w:bookmarkEnd w:id="6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300"/>
        <w:gridCol w:w="200"/>
        <w:gridCol w:w="1680"/>
        <w:gridCol w:w="680"/>
        <w:gridCol w:w="4166"/>
      </w:tblGrid>
      <w:tr w:rsidR="002D1AC9" w:rsidRPr="00F876BF" w14:paraId="6B0E7018" w14:textId="77777777">
        <w:trPr>
          <w:cantSplit/>
          <w:tblHeader/>
          <w:jc w:val="center"/>
        </w:trPr>
        <w:tc>
          <w:tcPr>
            <w:tcW w:w="2300" w:type="dxa"/>
            <w:tcBorders>
              <w:top w:val="single" w:sz="8" w:space="0" w:color="auto"/>
              <w:left w:val="nil"/>
              <w:bottom w:val="single" w:sz="4" w:space="0" w:color="auto"/>
              <w:right w:val="nil"/>
            </w:tcBorders>
            <w:vAlign w:val="center"/>
          </w:tcPr>
          <w:p w14:paraId="21C4C55A"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变量</w:t>
            </w:r>
          </w:p>
        </w:tc>
        <w:tc>
          <w:tcPr>
            <w:tcW w:w="1880" w:type="dxa"/>
            <w:gridSpan w:val="2"/>
            <w:tcBorders>
              <w:top w:val="single" w:sz="8" w:space="0" w:color="auto"/>
              <w:left w:val="nil"/>
              <w:bottom w:val="single" w:sz="4" w:space="0" w:color="auto"/>
              <w:right w:val="nil"/>
            </w:tcBorders>
            <w:vAlign w:val="center"/>
          </w:tcPr>
          <w:p w14:paraId="14D3D268"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数据来源</w:t>
            </w:r>
          </w:p>
        </w:tc>
        <w:tc>
          <w:tcPr>
            <w:tcW w:w="680" w:type="dxa"/>
            <w:tcBorders>
              <w:top w:val="single" w:sz="8" w:space="0" w:color="auto"/>
              <w:left w:val="nil"/>
              <w:bottom w:val="single" w:sz="4" w:space="0" w:color="auto"/>
              <w:right w:val="nil"/>
            </w:tcBorders>
            <w:vAlign w:val="center"/>
          </w:tcPr>
          <w:p w14:paraId="1D3BA8EA"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时间</w:t>
            </w:r>
          </w:p>
        </w:tc>
        <w:tc>
          <w:tcPr>
            <w:tcW w:w="4166" w:type="dxa"/>
            <w:tcBorders>
              <w:top w:val="single" w:sz="8" w:space="0" w:color="auto"/>
              <w:left w:val="nil"/>
              <w:bottom w:val="single" w:sz="4" w:space="0" w:color="auto"/>
              <w:right w:val="nil"/>
            </w:tcBorders>
            <w:vAlign w:val="center"/>
          </w:tcPr>
          <w:p w14:paraId="14CBD747" w14:textId="77777777" w:rsidR="000F7F57" w:rsidRPr="00F876BF" w:rsidRDefault="0018557B">
            <w:pPr>
              <w:keepNext/>
              <w:widowControl/>
              <w:spacing w:after="20" w:line="276" w:lineRule="auto"/>
              <w:jc w:val="center"/>
              <w:rPr>
                <w:rFonts w:cs="Times New Roman"/>
                <w:b/>
                <w:sz w:val="20"/>
                <w:szCs w:val="20"/>
              </w:rPr>
            </w:pPr>
            <w:r w:rsidRPr="00F876BF">
              <w:rPr>
                <w:rFonts w:cs="Times New Roman"/>
                <w:b/>
                <w:sz w:val="20"/>
                <w:szCs w:val="20"/>
              </w:rPr>
              <w:t>计算方法</w:t>
            </w:r>
          </w:p>
        </w:tc>
      </w:tr>
      <w:tr w:rsidR="002D1AC9" w:rsidRPr="00F876BF" w14:paraId="2B0A374C" w14:textId="77777777">
        <w:trPr>
          <w:cantSplit/>
          <w:jc w:val="center"/>
        </w:trPr>
        <w:tc>
          <w:tcPr>
            <w:tcW w:w="9026" w:type="dxa"/>
            <w:gridSpan w:val="5"/>
            <w:tcBorders>
              <w:top w:val="single" w:sz="8" w:space="0" w:color="auto"/>
              <w:left w:val="nil"/>
              <w:bottom w:val="single" w:sz="4" w:space="0" w:color="auto"/>
              <w:right w:val="nil"/>
            </w:tcBorders>
            <w:vAlign w:val="center"/>
          </w:tcPr>
          <w:p w14:paraId="23EF367E"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因变量</w:t>
            </w:r>
          </w:p>
        </w:tc>
      </w:tr>
      <w:tr w:rsidR="002D1AC9" w:rsidRPr="00F876BF" w14:paraId="0E828435" w14:textId="77777777">
        <w:trPr>
          <w:cantSplit/>
          <w:jc w:val="center"/>
        </w:trPr>
        <w:tc>
          <w:tcPr>
            <w:tcW w:w="2500" w:type="dxa"/>
            <w:gridSpan w:val="2"/>
            <w:tcBorders>
              <w:top w:val="single" w:sz="8" w:space="0" w:color="auto"/>
              <w:left w:val="nil"/>
              <w:bottom w:val="single" w:sz="4" w:space="0" w:color="auto"/>
              <w:right w:val="nil"/>
            </w:tcBorders>
            <w:vAlign w:val="center"/>
          </w:tcPr>
          <w:p w14:paraId="41F828F0"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通勤出行距离</w:t>
            </w:r>
          </w:p>
        </w:tc>
        <w:tc>
          <w:tcPr>
            <w:tcW w:w="1680" w:type="dxa"/>
            <w:tcBorders>
              <w:top w:val="single" w:sz="8" w:space="0" w:color="auto"/>
              <w:left w:val="nil"/>
              <w:bottom w:val="single" w:sz="4" w:space="0" w:color="auto"/>
              <w:right w:val="nil"/>
            </w:tcBorders>
            <w:vAlign w:val="center"/>
          </w:tcPr>
          <w:p w14:paraId="68476038" w14:textId="77777777" w:rsidR="000F7F57" w:rsidRPr="00F876BF" w:rsidRDefault="0018557B">
            <w:pPr>
              <w:widowControl/>
              <w:spacing w:after="20" w:line="276" w:lineRule="auto"/>
              <w:jc w:val="left"/>
              <w:rPr>
                <w:rFonts w:cs="Times New Roman"/>
                <w:sz w:val="20"/>
                <w:szCs w:val="20"/>
                <w:highlight w:val="yellow"/>
              </w:rPr>
            </w:pPr>
            <w:r w:rsidRPr="00F876BF">
              <w:rPr>
                <w:rFonts w:cs="Times New Roman"/>
                <w:sz w:val="20"/>
                <w:szCs w:val="20"/>
              </w:rPr>
              <w:t xml:space="preserve">LBS </w:t>
            </w:r>
            <w:r w:rsidRPr="00F876BF">
              <w:rPr>
                <w:rFonts w:cs="Times New Roman"/>
                <w:sz w:val="20"/>
                <w:szCs w:val="20"/>
              </w:rPr>
              <w:t>数据</w:t>
            </w:r>
          </w:p>
        </w:tc>
        <w:tc>
          <w:tcPr>
            <w:tcW w:w="680" w:type="dxa"/>
            <w:tcBorders>
              <w:top w:val="single" w:sz="8" w:space="0" w:color="auto"/>
              <w:left w:val="nil"/>
              <w:bottom w:val="single" w:sz="4" w:space="0" w:color="auto"/>
              <w:right w:val="nil"/>
            </w:tcBorders>
            <w:vAlign w:val="center"/>
          </w:tcPr>
          <w:p w14:paraId="154326CD"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sz w:val="20"/>
                <w:szCs w:val="20"/>
              </w:rPr>
              <w:t>2021</w:t>
            </w:r>
          </w:p>
        </w:tc>
        <w:tc>
          <w:tcPr>
            <w:tcW w:w="4166" w:type="dxa"/>
            <w:tcBorders>
              <w:top w:val="single" w:sz="8" w:space="0" w:color="auto"/>
              <w:left w:val="nil"/>
              <w:bottom w:val="single" w:sz="4" w:space="0" w:color="auto"/>
              <w:right w:val="nil"/>
            </w:tcBorders>
            <w:vAlign w:val="center"/>
          </w:tcPr>
          <w:p w14:paraId="4C3453E0"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居住地至工作地的出行距离</w:t>
            </w:r>
          </w:p>
        </w:tc>
      </w:tr>
      <w:tr w:rsidR="002D1AC9" w:rsidRPr="00F876BF" w14:paraId="3CE59B81" w14:textId="77777777">
        <w:trPr>
          <w:cantSplit/>
          <w:jc w:val="center"/>
        </w:trPr>
        <w:tc>
          <w:tcPr>
            <w:tcW w:w="9026" w:type="dxa"/>
            <w:gridSpan w:val="5"/>
            <w:tcBorders>
              <w:top w:val="single" w:sz="8" w:space="0" w:color="auto"/>
              <w:left w:val="nil"/>
              <w:bottom w:val="single" w:sz="4" w:space="0" w:color="auto"/>
              <w:right w:val="nil"/>
            </w:tcBorders>
            <w:vAlign w:val="center"/>
          </w:tcPr>
          <w:p w14:paraId="401691D6"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建成环境变量</w:t>
            </w:r>
          </w:p>
        </w:tc>
      </w:tr>
      <w:tr w:rsidR="002D1AC9" w:rsidRPr="00F876BF" w14:paraId="6BCA44D1" w14:textId="77777777">
        <w:trPr>
          <w:cantSplit/>
          <w:jc w:val="center"/>
        </w:trPr>
        <w:tc>
          <w:tcPr>
            <w:tcW w:w="2500" w:type="dxa"/>
            <w:gridSpan w:val="2"/>
            <w:tcBorders>
              <w:top w:val="nil"/>
              <w:left w:val="nil"/>
              <w:bottom w:val="nil"/>
              <w:right w:val="nil"/>
            </w:tcBorders>
            <w:vAlign w:val="center"/>
          </w:tcPr>
          <w:p w14:paraId="4F8B78C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工作地周边商业与工业用地比例（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34A47C9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EULUC-China </w:t>
            </w:r>
          </w:p>
          <w:p w14:paraId="254CD66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土地利用数据</w:t>
            </w:r>
            <w:r w:rsidRPr="00F876BF">
              <w:rPr>
                <w:rStyle w:val="FootnoteReference"/>
                <w:rFonts w:cs="Times New Roman"/>
                <w:sz w:val="20"/>
                <w:szCs w:val="20"/>
              </w:rPr>
              <w:footnoteReference w:id="1"/>
            </w:r>
          </w:p>
        </w:tc>
        <w:tc>
          <w:tcPr>
            <w:tcW w:w="680" w:type="dxa"/>
            <w:tcBorders>
              <w:top w:val="nil"/>
              <w:left w:val="nil"/>
              <w:bottom w:val="nil"/>
              <w:right w:val="nil"/>
            </w:tcBorders>
            <w:vAlign w:val="center"/>
          </w:tcPr>
          <w:p w14:paraId="0FCAA2BD"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nil"/>
              <w:right w:val="nil"/>
            </w:tcBorders>
            <w:vAlign w:val="center"/>
          </w:tcPr>
          <w:p w14:paraId="6BD1D44B"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通勤出行终点周边商业与工业用地比例</w:t>
            </w:r>
          </w:p>
        </w:tc>
      </w:tr>
      <w:tr w:rsidR="002D1AC9" w:rsidRPr="00F876BF" w14:paraId="55C67ACB" w14:textId="77777777">
        <w:trPr>
          <w:cantSplit/>
          <w:jc w:val="center"/>
        </w:trPr>
        <w:tc>
          <w:tcPr>
            <w:tcW w:w="2500" w:type="dxa"/>
            <w:gridSpan w:val="2"/>
            <w:tcBorders>
              <w:top w:val="nil"/>
              <w:left w:val="nil"/>
              <w:bottom w:val="nil"/>
              <w:right w:val="nil"/>
            </w:tcBorders>
            <w:vAlign w:val="center"/>
          </w:tcPr>
          <w:p w14:paraId="49BF04A1"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居住地周边商业与工业用地比例（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4021745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EULUC-China</w:t>
            </w:r>
          </w:p>
          <w:p w14:paraId="5E7853D7"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土地利用数据</w:t>
            </w:r>
          </w:p>
        </w:tc>
        <w:tc>
          <w:tcPr>
            <w:tcW w:w="680" w:type="dxa"/>
            <w:tcBorders>
              <w:top w:val="nil"/>
              <w:left w:val="nil"/>
              <w:bottom w:val="nil"/>
              <w:right w:val="nil"/>
            </w:tcBorders>
            <w:vAlign w:val="center"/>
          </w:tcPr>
          <w:p w14:paraId="49354814"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nil"/>
              <w:right w:val="nil"/>
            </w:tcBorders>
            <w:vAlign w:val="center"/>
          </w:tcPr>
          <w:p w14:paraId="1C1B1377"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通勤出行起点周边商业与工业用地比例</w:t>
            </w:r>
          </w:p>
        </w:tc>
      </w:tr>
      <w:tr w:rsidR="002D1AC9" w:rsidRPr="00F876BF" w14:paraId="50DB1ACE" w14:textId="77777777">
        <w:trPr>
          <w:cantSplit/>
          <w:jc w:val="center"/>
        </w:trPr>
        <w:tc>
          <w:tcPr>
            <w:tcW w:w="9026" w:type="dxa"/>
            <w:gridSpan w:val="5"/>
            <w:tcBorders>
              <w:top w:val="single" w:sz="4" w:space="0" w:color="auto"/>
              <w:left w:val="nil"/>
              <w:bottom w:val="single" w:sz="4" w:space="0" w:color="auto"/>
              <w:right w:val="nil"/>
            </w:tcBorders>
            <w:vAlign w:val="center"/>
          </w:tcPr>
          <w:p w14:paraId="3A61B149" w14:textId="77777777" w:rsidR="000F7F57" w:rsidRPr="00F876BF" w:rsidRDefault="0018557B">
            <w:pPr>
              <w:keepNext/>
              <w:widowControl/>
              <w:spacing w:after="20" w:line="276" w:lineRule="auto"/>
              <w:jc w:val="left"/>
              <w:rPr>
                <w:rFonts w:cs="Times New Roman"/>
                <w:sz w:val="20"/>
                <w:szCs w:val="20"/>
              </w:rPr>
            </w:pPr>
            <w:r w:rsidRPr="00F876BF">
              <w:rPr>
                <w:rFonts w:cs="Times New Roman"/>
                <w:b/>
                <w:sz w:val="20"/>
                <w:szCs w:val="20"/>
              </w:rPr>
              <w:t>社会经济地位</w:t>
            </w:r>
          </w:p>
        </w:tc>
      </w:tr>
      <w:tr w:rsidR="002D1AC9" w:rsidRPr="00F876BF" w14:paraId="5DF9670F" w14:textId="77777777">
        <w:trPr>
          <w:cantSplit/>
          <w:jc w:val="center"/>
        </w:trPr>
        <w:tc>
          <w:tcPr>
            <w:tcW w:w="2500" w:type="dxa"/>
            <w:gridSpan w:val="2"/>
            <w:tcBorders>
              <w:top w:val="nil"/>
              <w:left w:val="nil"/>
              <w:bottom w:val="nil"/>
              <w:right w:val="nil"/>
            </w:tcBorders>
            <w:vAlign w:val="center"/>
          </w:tcPr>
          <w:p w14:paraId="00A03026"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高收入人口比例（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1C63D715"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nil"/>
              <w:right w:val="nil"/>
            </w:tcBorders>
            <w:vAlign w:val="center"/>
          </w:tcPr>
          <w:p w14:paraId="3D3EF9BA"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nil"/>
              <w:right w:val="nil"/>
            </w:tcBorders>
            <w:vAlign w:val="center"/>
          </w:tcPr>
          <w:p w14:paraId="33FF234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月收入超过</w:t>
            </w:r>
            <w:r w:rsidRPr="00F876BF">
              <w:rPr>
                <w:rFonts w:cs="Times New Roman"/>
                <w:sz w:val="20"/>
                <w:szCs w:val="20"/>
              </w:rPr>
              <w:t>8,000 RMB</w:t>
            </w:r>
            <w:r w:rsidRPr="00F876BF">
              <w:rPr>
                <w:rFonts w:cs="Times New Roman"/>
                <w:sz w:val="20"/>
                <w:szCs w:val="20"/>
              </w:rPr>
              <w:t>的人口比例</w:t>
            </w:r>
          </w:p>
        </w:tc>
      </w:tr>
      <w:tr w:rsidR="002D1AC9" w:rsidRPr="00F876BF" w14:paraId="1CAD6AE4" w14:textId="77777777">
        <w:trPr>
          <w:cantSplit/>
          <w:jc w:val="center"/>
        </w:trPr>
        <w:tc>
          <w:tcPr>
            <w:tcW w:w="2500" w:type="dxa"/>
            <w:gridSpan w:val="2"/>
            <w:tcBorders>
              <w:top w:val="nil"/>
              <w:left w:val="nil"/>
              <w:bottom w:val="nil"/>
              <w:right w:val="nil"/>
            </w:tcBorders>
            <w:vAlign w:val="center"/>
          </w:tcPr>
          <w:p w14:paraId="43F3857D"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技术密集型职业从业者比例（</w:t>
            </w:r>
            <w:r w:rsidRPr="00F876BF">
              <w:rPr>
                <w:rFonts w:cs="Times New Roman"/>
                <w:sz w:val="20"/>
                <w:szCs w:val="20"/>
              </w:rPr>
              <w:t>%</w:t>
            </w:r>
            <w:r w:rsidRPr="00F876BF">
              <w:rPr>
                <w:rFonts w:cs="Times New Roman"/>
                <w:sz w:val="20"/>
                <w:szCs w:val="20"/>
              </w:rPr>
              <w:t>）</w:t>
            </w:r>
          </w:p>
        </w:tc>
        <w:tc>
          <w:tcPr>
            <w:tcW w:w="1680" w:type="dxa"/>
            <w:tcBorders>
              <w:top w:val="nil"/>
              <w:left w:val="nil"/>
              <w:bottom w:val="nil"/>
              <w:right w:val="nil"/>
            </w:tcBorders>
            <w:vAlign w:val="center"/>
          </w:tcPr>
          <w:p w14:paraId="7054DA7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nil"/>
              <w:right w:val="nil"/>
            </w:tcBorders>
            <w:vAlign w:val="center"/>
          </w:tcPr>
          <w:p w14:paraId="024EAB3B"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nil"/>
              <w:right w:val="nil"/>
            </w:tcBorders>
            <w:vAlign w:val="center"/>
          </w:tcPr>
          <w:p w14:paraId="1F0BA45E" w14:textId="77777777" w:rsidR="000F7F57" w:rsidRPr="00F876BF" w:rsidRDefault="0018557B">
            <w:pPr>
              <w:widowControl/>
              <w:spacing w:after="20" w:line="276" w:lineRule="auto"/>
              <w:jc w:val="left"/>
              <w:rPr>
                <w:rFonts w:cs="Times New Roman"/>
                <w:sz w:val="20"/>
                <w:szCs w:val="20"/>
                <w:highlight w:val="yellow"/>
              </w:rPr>
            </w:pPr>
            <w:r w:rsidRPr="00F876BF">
              <w:rPr>
                <w:rFonts w:cs="Times New Roman"/>
                <w:sz w:val="20"/>
                <w:szCs w:val="20"/>
              </w:rPr>
              <w:t>从事技术密集型职业的人口比例（包括专业人员、管理人员和企业主）</w:t>
            </w:r>
          </w:p>
        </w:tc>
      </w:tr>
      <w:tr w:rsidR="002D1AC9" w:rsidRPr="00F876BF" w14:paraId="1493DE72" w14:textId="77777777">
        <w:trPr>
          <w:cantSplit/>
          <w:jc w:val="center"/>
        </w:trPr>
        <w:tc>
          <w:tcPr>
            <w:tcW w:w="9026" w:type="dxa"/>
            <w:gridSpan w:val="5"/>
            <w:tcBorders>
              <w:top w:val="single" w:sz="8" w:space="0" w:color="auto"/>
              <w:left w:val="nil"/>
              <w:bottom w:val="single" w:sz="4" w:space="0" w:color="auto"/>
              <w:right w:val="nil"/>
            </w:tcBorders>
            <w:vAlign w:val="center"/>
          </w:tcPr>
          <w:p w14:paraId="43EA74E9" w14:textId="77777777" w:rsidR="000F7F57" w:rsidRPr="00F876BF" w:rsidRDefault="0018557B">
            <w:pPr>
              <w:keepNext/>
              <w:widowControl/>
              <w:spacing w:after="20" w:line="276" w:lineRule="auto"/>
              <w:jc w:val="left"/>
              <w:rPr>
                <w:rFonts w:cs="Times New Roman"/>
                <w:b/>
                <w:sz w:val="20"/>
                <w:szCs w:val="20"/>
              </w:rPr>
            </w:pPr>
            <w:r w:rsidRPr="00F876BF">
              <w:rPr>
                <w:rFonts w:cs="Times New Roman"/>
                <w:b/>
                <w:sz w:val="20"/>
                <w:szCs w:val="20"/>
              </w:rPr>
              <w:t>城市结构变量</w:t>
            </w:r>
          </w:p>
        </w:tc>
      </w:tr>
      <w:tr w:rsidR="002D1AC9" w:rsidRPr="00F876BF" w14:paraId="23C63A6A" w14:textId="77777777">
        <w:trPr>
          <w:cantSplit/>
          <w:jc w:val="center"/>
        </w:trPr>
        <w:tc>
          <w:tcPr>
            <w:tcW w:w="2500" w:type="dxa"/>
            <w:gridSpan w:val="2"/>
            <w:tcBorders>
              <w:top w:val="nil"/>
              <w:left w:val="nil"/>
              <w:bottom w:val="single" w:sz="4" w:space="0" w:color="auto"/>
              <w:right w:val="nil"/>
            </w:tcBorders>
            <w:vAlign w:val="center"/>
          </w:tcPr>
          <w:p w14:paraId="07C9800D"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工作地距城市主中心（人民广场）的距离</w:t>
            </w:r>
          </w:p>
        </w:tc>
        <w:tc>
          <w:tcPr>
            <w:tcW w:w="1680" w:type="dxa"/>
            <w:tcBorders>
              <w:top w:val="nil"/>
              <w:left w:val="nil"/>
              <w:bottom w:val="single" w:sz="4" w:space="0" w:color="auto"/>
              <w:right w:val="nil"/>
            </w:tcBorders>
            <w:vAlign w:val="center"/>
          </w:tcPr>
          <w:p w14:paraId="584234E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nil"/>
              <w:left w:val="nil"/>
              <w:bottom w:val="single" w:sz="4" w:space="0" w:color="auto"/>
              <w:right w:val="nil"/>
            </w:tcBorders>
            <w:vAlign w:val="center"/>
          </w:tcPr>
          <w:p w14:paraId="7EF3AAD9"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nil"/>
              <w:left w:val="nil"/>
              <w:bottom w:val="single" w:sz="4" w:space="0" w:color="auto"/>
              <w:right w:val="nil"/>
            </w:tcBorders>
            <w:vAlign w:val="center"/>
          </w:tcPr>
          <w:p w14:paraId="64EE447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工作地距城市主中心的距离</w:t>
            </w:r>
          </w:p>
        </w:tc>
      </w:tr>
      <w:tr w:rsidR="002D1AC9" w:rsidRPr="00F876BF" w14:paraId="2426C586" w14:textId="77777777">
        <w:trPr>
          <w:cantSplit/>
          <w:jc w:val="center"/>
        </w:trPr>
        <w:tc>
          <w:tcPr>
            <w:tcW w:w="2500" w:type="dxa"/>
            <w:gridSpan w:val="2"/>
            <w:tcBorders>
              <w:top w:val="single" w:sz="4" w:space="0" w:color="auto"/>
              <w:left w:val="nil"/>
              <w:bottom w:val="single" w:sz="8" w:space="0" w:color="auto"/>
              <w:right w:val="nil"/>
            </w:tcBorders>
            <w:vAlign w:val="center"/>
          </w:tcPr>
          <w:p w14:paraId="06BBC788"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居住地距城市主中心（人民广场）的距离</w:t>
            </w:r>
          </w:p>
        </w:tc>
        <w:tc>
          <w:tcPr>
            <w:tcW w:w="1680" w:type="dxa"/>
            <w:tcBorders>
              <w:top w:val="single" w:sz="4" w:space="0" w:color="auto"/>
              <w:left w:val="nil"/>
              <w:bottom w:val="single" w:sz="8" w:space="0" w:color="auto"/>
              <w:right w:val="nil"/>
            </w:tcBorders>
            <w:vAlign w:val="center"/>
          </w:tcPr>
          <w:p w14:paraId="6CE269C5"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 xml:space="preserve">LBS </w:t>
            </w:r>
            <w:r w:rsidRPr="00F876BF">
              <w:rPr>
                <w:rFonts w:cs="Times New Roman"/>
                <w:sz w:val="20"/>
                <w:szCs w:val="20"/>
              </w:rPr>
              <w:t>数据</w:t>
            </w:r>
          </w:p>
        </w:tc>
        <w:tc>
          <w:tcPr>
            <w:tcW w:w="680" w:type="dxa"/>
            <w:tcBorders>
              <w:top w:val="single" w:sz="4" w:space="0" w:color="auto"/>
              <w:left w:val="nil"/>
              <w:bottom w:val="single" w:sz="8" w:space="0" w:color="auto"/>
              <w:right w:val="nil"/>
            </w:tcBorders>
            <w:vAlign w:val="center"/>
          </w:tcPr>
          <w:p w14:paraId="4500A1B4"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2021</w:t>
            </w:r>
          </w:p>
        </w:tc>
        <w:tc>
          <w:tcPr>
            <w:tcW w:w="4166" w:type="dxa"/>
            <w:tcBorders>
              <w:top w:val="single" w:sz="4" w:space="0" w:color="auto"/>
              <w:left w:val="nil"/>
              <w:bottom w:val="single" w:sz="8" w:space="0" w:color="auto"/>
              <w:right w:val="nil"/>
            </w:tcBorders>
            <w:vAlign w:val="center"/>
          </w:tcPr>
          <w:p w14:paraId="4448490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居住地距城市主中心的距离</w:t>
            </w:r>
          </w:p>
        </w:tc>
      </w:tr>
      <w:tr w:rsidR="002D1AC9" w:rsidRPr="00F876BF" w14:paraId="22F1BF2E" w14:textId="77777777">
        <w:trPr>
          <w:cantSplit/>
          <w:jc w:val="center"/>
        </w:trPr>
        <w:tc>
          <w:tcPr>
            <w:tcW w:w="2500" w:type="dxa"/>
            <w:gridSpan w:val="2"/>
            <w:tcBorders>
              <w:top w:val="nil"/>
              <w:left w:val="nil"/>
              <w:bottom w:val="single" w:sz="8" w:space="0" w:color="auto"/>
              <w:right w:val="nil"/>
            </w:tcBorders>
            <w:vAlign w:val="center"/>
          </w:tcPr>
          <w:p w14:paraId="7E7464B1"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住房价格差异</w:t>
            </w:r>
          </w:p>
        </w:tc>
        <w:tc>
          <w:tcPr>
            <w:tcW w:w="1680" w:type="dxa"/>
            <w:tcBorders>
              <w:top w:val="nil"/>
              <w:left w:val="nil"/>
              <w:bottom w:val="single" w:sz="8" w:space="0" w:color="auto"/>
              <w:right w:val="nil"/>
            </w:tcBorders>
            <w:vAlign w:val="center"/>
          </w:tcPr>
          <w:p w14:paraId="5247D149"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安居客</w:t>
            </w:r>
            <w:r w:rsidRPr="00F876BF">
              <w:rPr>
                <w:rFonts w:cs="Times New Roman"/>
                <w:sz w:val="20"/>
                <w:szCs w:val="20"/>
              </w:rPr>
              <w:t xml:space="preserve"> (https://www.anjuke.com)</w:t>
            </w:r>
          </w:p>
        </w:tc>
        <w:tc>
          <w:tcPr>
            <w:tcW w:w="680" w:type="dxa"/>
            <w:tcBorders>
              <w:top w:val="nil"/>
              <w:left w:val="nil"/>
              <w:bottom w:val="single" w:sz="8" w:space="0" w:color="auto"/>
              <w:right w:val="nil"/>
            </w:tcBorders>
            <w:vAlign w:val="center"/>
          </w:tcPr>
          <w:p w14:paraId="2834C872"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2022</w:t>
            </w:r>
          </w:p>
        </w:tc>
        <w:tc>
          <w:tcPr>
            <w:tcW w:w="4166" w:type="dxa"/>
            <w:tcBorders>
              <w:top w:val="nil"/>
              <w:left w:val="nil"/>
              <w:bottom w:val="single" w:sz="8" w:space="0" w:color="auto"/>
              <w:right w:val="nil"/>
            </w:tcBorders>
            <w:vAlign w:val="center"/>
          </w:tcPr>
          <w:p w14:paraId="0BFA789C"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通勤出行起点与终点之间的平均住房价格差异</w:t>
            </w:r>
          </w:p>
        </w:tc>
      </w:tr>
    </w:tbl>
    <w:p w14:paraId="2F401EA1" w14:textId="77777777" w:rsidR="000F7F57" w:rsidRPr="002D1AC9" w:rsidRDefault="0018557B">
      <w:pPr>
        <w:widowControl/>
        <w:spacing w:after="60" w:line="360" w:lineRule="auto"/>
        <w:ind w:firstLine="480"/>
        <w:rPr>
          <w:rFonts w:cs="Times New Roman"/>
        </w:rPr>
      </w:pPr>
      <w:r>
        <w:rPr>
          <w:rFonts w:cs="Times New Roman"/>
        </w:rPr>
        <w:t>通勤出行层面通勤距离分析所用因变量与自变量的描述性统计见表</w:t>
      </w:r>
      <w:r>
        <w:rPr>
          <w:rFonts w:cs="Times New Roman"/>
        </w:rPr>
        <w:t>2</w:t>
      </w:r>
      <w:r>
        <w:rPr>
          <w:rFonts w:cs="Times New Roman"/>
        </w:rPr>
        <w:t>。</w:t>
      </w:r>
    </w:p>
    <w:p w14:paraId="49E3D4F0" w14:textId="77777777" w:rsidR="000F7F57" w:rsidRPr="002D1AC9" w:rsidRDefault="0018557B">
      <w:pPr>
        <w:pStyle w:val="Caption"/>
        <w:keepNext/>
        <w:keepLines/>
        <w:widowControl/>
        <w:spacing w:before="80" w:after="120" w:line="276" w:lineRule="auto"/>
        <w:rPr>
          <w:sz w:val="22"/>
          <w:szCs w:val="22"/>
        </w:rPr>
      </w:pPr>
      <w:bookmarkStart w:id="69" w:name="_Ref219034072"/>
      <w:r>
        <w:rPr>
          <w:sz w:val="22"/>
          <w:szCs w:val="22"/>
        </w:rPr>
        <w:t>表</w:t>
      </w:r>
      <w:r>
        <w:rPr>
          <w:sz w:val="22"/>
          <w:szCs w:val="22"/>
        </w:rPr>
        <w:t xml:space="preserve">2 </w:t>
      </w:r>
      <w:r>
        <w:rPr>
          <w:sz w:val="22"/>
          <w:szCs w:val="22"/>
        </w:rPr>
        <w:t>通勤出行层面通勤距离模型变量的描述性统计</w:t>
      </w:r>
      <w:bookmarkEnd w:id="6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070"/>
        <w:gridCol w:w="1230"/>
        <w:gridCol w:w="1213"/>
        <w:gridCol w:w="2070"/>
        <w:gridCol w:w="1230"/>
        <w:gridCol w:w="1213"/>
      </w:tblGrid>
      <w:tr w:rsidR="002D1AC9" w:rsidRPr="00F876BF" w14:paraId="488CD40F" w14:textId="77777777">
        <w:trPr>
          <w:cantSplit/>
          <w:tblHeader/>
          <w:jc w:val="center"/>
        </w:trPr>
        <w:tc>
          <w:tcPr>
            <w:tcW w:w="2070" w:type="dxa"/>
            <w:tcBorders>
              <w:top w:val="single" w:sz="8" w:space="0" w:color="auto"/>
              <w:left w:val="nil"/>
              <w:bottom w:val="single" w:sz="4" w:space="0" w:color="auto"/>
              <w:right w:val="nil"/>
            </w:tcBorders>
            <w:vAlign w:val="center"/>
          </w:tcPr>
          <w:p w14:paraId="446CDBD8"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变量</w:t>
            </w:r>
          </w:p>
        </w:tc>
        <w:tc>
          <w:tcPr>
            <w:tcW w:w="1230" w:type="dxa"/>
            <w:tcBorders>
              <w:top w:val="single" w:sz="8" w:space="0" w:color="auto"/>
              <w:left w:val="nil"/>
              <w:bottom w:val="single" w:sz="4" w:space="0" w:color="auto"/>
              <w:right w:val="nil"/>
            </w:tcBorders>
            <w:vAlign w:val="center"/>
          </w:tcPr>
          <w:p w14:paraId="1F3AD373"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均值</w:t>
            </w:r>
          </w:p>
        </w:tc>
        <w:tc>
          <w:tcPr>
            <w:tcW w:w="1213" w:type="dxa"/>
            <w:tcBorders>
              <w:top w:val="single" w:sz="8" w:space="0" w:color="auto"/>
              <w:left w:val="nil"/>
              <w:bottom w:val="single" w:sz="4" w:space="0" w:color="auto"/>
              <w:right w:val="nil"/>
            </w:tcBorders>
            <w:vAlign w:val="center"/>
          </w:tcPr>
          <w:p w14:paraId="2ECE9E6C"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标准差</w:t>
            </w:r>
          </w:p>
        </w:tc>
        <w:tc>
          <w:tcPr>
            <w:tcW w:w="2070" w:type="dxa"/>
            <w:tcBorders>
              <w:top w:val="single" w:sz="8" w:space="0" w:color="auto"/>
              <w:left w:val="nil"/>
              <w:bottom w:val="single" w:sz="4" w:space="0" w:color="auto"/>
              <w:right w:val="nil"/>
            </w:tcBorders>
            <w:vAlign w:val="center"/>
          </w:tcPr>
          <w:p w14:paraId="47A05F30"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变量</w:t>
            </w:r>
          </w:p>
        </w:tc>
        <w:tc>
          <w:tcPr>
            <w:tcW w:w="1230" w:type="dxa"/>
            <w:tcBorders>
              <w:top w:val="single" w:sz="8" w:space="0" w:color="auto"/>
              <w:left w:val="nil"/>
              <w:bottom w:val="single" w:sz="4" w:space="0" w:color="auto"/>
              <w:right w:val="nil"/>
            </w:tcBorders>
            <w:vAlign w:val="center"/>
          </w:tcPr>
          <w:p w14:paraId="6E7098FD"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均值</w:t>
            </w:r>
          </w:p>
        </w:tc>
        <w:tc>
          <w:tcPr>
            <w:tcW w:w="1213" w:type="dxa"/>
            <w:tcBorders>
              <w:top w:val="single" w:sz="8" w:space="0" w:color="auto"/>
              <w:left w:val="nil"/>
              <w:bottom w:val="single" w:sz="4" w:space="0" w:color="auto"/>
              <w:right w:val="nil"/>
            </w:tcBorders>
            <w:vAlign w:val="center"/>
          </w:tcPr>
          <w:p w14:paraId="70AA18F8" w14:textId="77777777" w:rsidR="000F7F57" w:rsidRPr="00F876BF" w:rsidRDefault="0018557B">
            <w:pPr>
              <w:keepNext/>
              <w:widowControl/>
              <w:spacing w:after="20" w:line="276" w:lineRule="auto"/>
              <w:jc w:val="center"/>
              <w:rPr>
                <w:rFonts w:cs="Times New Roman"/>
                <w:sz w:val="20"/>
                <w:szCs w:val="20"/>
              </w:rPr>
            </w:pPr>
            <w:r w:rsidRPr="00F876BF">
              <w:rPr>
                <w:rFonts w:cs="Times New Roman"/>
                <w:b/>
                <w:sz w:val="20"/>
                <w:szCs w:val="20"/>
              </w:rPr>
              <w:t>标准差</w:t>
            </w:r>
          </w:p>
        </w:tc>
      </w:tr>
      <w:tr w:rsidR="002D1AC9" w:rsidRPr="00F876BF" w14:paraId="5EC69A67" w14:textId="77777777">
        <w:trPr>
          <w:cantSplit/>
          <w:jc w:val="center"/>
        </w:trPr>
        <w:tc>
          <w:tcPr>
            <w:tcW w:w="2070" w:type="dxa"/>
            <w:tcBorders>
              <w:top w:val="single" w:sz="4" w:space="0" w:color="auto"/>
              <w:left w:val="nil"/>
              <w:bottom w:val="nil"/>
              <w:right w:val="nil"/>
            </w:tcBorders>
            <w:vAlign w:val="center"/>
          </w:tcPr>
          <w:p w14:paraId="5DB027ED"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通勤出行距离</w:t>
            </w:r>
            <w:r w:rsidRPr="00F876BF">
              <w:rPr>
                <w:rFonts w:cs="Times New Roman"/>
                <w:sz w:val="20"/>
                <w:szCs w:val="20"/>
              </w:rPr>
              <w:t xml:space="preserve"> (km)</w:t>
            </w:r>
          </w:p>
        </w:tc>
        <w:tc>
          <w:tcPr>
            <w:tcW w:w="1230" w:type="dxa"/>
            <w:tcBorders>
              <w:top w:val="single" w:sz="4" w:space="0" w:color="auto"/>
              <w:left w:val="nil"/>
              <w:bottom w:val="nil"/>
              <w:right w:val="nil"/>
            </w:tcBorders>
            <w:vAlign w:val="center"/>
          </w:tcPr>
          <w:p w14:paraId="49F89F31"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5.00</w:t>
            </w:r>
          </w:p>
        </w:tc>
        <w:tc>
          <w:tcPr>
            <w:tcW w:w="1213" w:type="dxa"/>
            <w:tcBorders>
              <w:top w:val="single" w:sz="4" w:space="0" w:color="auto"/>
              <w:left w:val="nil"/>
              <w:bottom w:val="nil"/>
              <w:right w:val="nil"/>
            </w:tcBorders>
            <w:vAlign w:val="center"/>
          </w:tcPr>
          <w:p w14:paraId="61FFEA73"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2.56</w:t>
            </w:r>
          </w:p>
        </w:tc>
        <w:tc>
          <w:tcPr>
            <w:tcW w:w="2070" w:type="dxa"/>
            <w:tcBorders>
              <w:top w:val="single" w:sz="4" w:space="0" w:color="auto"/>
              <w:left w:val="nil"/>
              <w:bottom w:val="nil"/>
              <w:right w:val="nil"/>
            </w:tcBorders>
            <w:vAlign w:val="center"/>
          </w:tcPr>
          <w:p w14:paraId="31D21AD7"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技术密集型职业从业者比例（</w:t>
            </w:r>
            <w:r w:rsidRPr="00F876BF">
              <w:rPr>
                <w:rFonts w:cs="Times New Roman"/>
                <w:sz w:val="20"/>
                <w:szCs w:val="20"/>
              </w:rPr>
              <w:t>%</w:t>
            </w:r>
            <w:r w:rsidRPr="00F876BF">
              <w:rPr>
                <w:rFonts w:cs="Times New Roman"/>
                <w:sz w:val="20"/>
                <w:szCs w:val="20"/>
              </w:rPr>
              <w:t>）</w:t>
            </w:r>
          </w:p>
        </w:tc>
        <w:tc>
          <w:tcPr>
            <w:tcW w:w="1230" w:type="dxa"/>
            <w:tcBorders>
              <w:top w:val="single" w:sz="4" w:space="0" w:color="auto"/>
              <w:left w:val="nil"/>
              <w:bottom w:val="nil"/>
              <w:right w:val="nil"/>
            </w:tcBorders>
            <w:vAlign w:val="center"/>
          </w:tcPr>
          <w:p w14:paraId="645C7482" w14:textId="77777777" w:rsidR="000F7F57" w:rsidRPr="00F876BF" w:rsidRDefault="0018557B">
            <w:pPr>
              <w:keepNext/>
              <w:widowControl/>
              <w:spacing w:after="20" w:line="276" w:lineRule="auto"/>
              <w:jc w:val="center"/>
              <w:rPr>
                <w:rFonts w:cs="Times New Roman"/>
                <w:sz w:val="20"/>
                <w:szCs w:val="20"/>
              </w:rPr>
            </w:pPr>
            <w:r w:rsidRPr="00F876BF">
              <w:rPr>
                <w:rFonts w:cs="Times New Roman"/>
                <w:sz w:val="20"/>
                <w:szCs w:val="20"/>
              </w:rPr>
              <w:t>0.52</w:t>
            </w:r>
          </w:p>
        </w:tc>
        <w:tc>
          <w:tcPr>
            <w:tcW w:w="1213" w:type="dxa"/>
            <w:tcBorders>
              <w:top w:val="single" w:sz="4" w:space="0" w:color="auto"/>
              <w:left w:val="nil"/>
              <w:bottom w:val="nil"/>
              <w:right w:val="nil"/>
            </w:tcBorders>
            <w:vAlign w:val="center"/>
          </w:tcPr>
          <w:p w14:paraId="49EE873A" w14:textId="77777777" w:rsidR="000F7F57" w:rsidRPr="00F876BF" w:rsidRDefault="0018557B">
            <w:pPr>
              <w:keepNext/>
              <w:widowControl/>
              <w:spacing w:after="20" w:line="276" w:lineRule="auto"/>
              <w:jc w:val="center"/>
              <w:rPr>
                <w:rFonts w:cs="Times New Roman"/>
                <w:sz w:val="20"/>
                <w:szCs w:val="20"/>
              </w:rPr>
            </w:pPr>
            <w:r w:rsidRPr="00F876BF">
              <w:rPr>
                <w:rFonts w:cs="Times New Roman"/>
                <w:sz w:val="20"/>
                <w:szCs w:val="20"/>
              </w:rPr>
              <w:t>0.15</w:t>
            </w:r>
          </w:p>
        </w:tc>
      </w:tr>
      <w:tr w:rsidR="002D1AC9" w:rsidRPr="00F876BF" w14:paraId="45AFA7B9" w14:textId="77777777">
        <w:trPr>
          <w:cantSplit/>
          <w:jc w:val="center"/>
        </w:trPr>
        <w:tc>
          <w:tcPr>
            <w:tcW w:w="2070" w:type="dxa"/>
            <w:tcBorders>
              <w:top w:val="nil"/>
              <w:left w:val="nil"/>
              <w:bottom w:val="nil"/>
              <w:right w:val="nil"/>
            </w:tcBorders>
            <w:vAlign w:val="center"/>
          </w:tcPr>
          <w:p w14:paraId="041E5590"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工作地周边商业与工业用地比例（</w:t>
            </w:r>
            <w:r w:rsidRPr="00F876BF">
              <w:rPr>
                <w:rFonts w:cs="Times New Roman"/>
                <w:sz w:val="20"/>
                <w:szCs w:val="20"/>
              </w:rPr>
              <w:t>%</w:t>
            </w:r>
            <w:r w:rsidRPr="00F876BF">
              <w:rPr>
                <w:rFonts w:cs="Times New Roman"/>
                <w:sz w:val="20"/>
                <w:szCs w:val="20"/>
              </w:rPr>
              <w:t>）</w:t>
            </w:r>
          </w:p>
        </w:tc>
        <w:tc>
          <w:tcPr>
            <w:tcW w:w="1230" w:type="dxa"/>
            <w:tcBorders>
              <w:top w:val="nil"/>
              <w:left w:val="nil"/>
              <w:bottom w:val="nil"/>
              <w:right w:val="nil"/>
            </w:tcBorders>
            <w:vAlign w:val="center"/>
          </w:tcPr>
          <w:p w14:paraId="1AC51742"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0.55</w:t>
            </w:r>
          </w:p>
        </w:tc>
        <w:tc>
          <w:tcPr>
            <w:tcW w:w="1213" w:type="dxa"/>
            <w:tcBorders>
              <w:top w:val="nil"/>
              <w:left w:val="nil"/>
              <w:bottom w:val="nil"/>
              <w:right w:val="nil"/>
            </w:tcBorders>
            <w:vAlign w:val="center"/>
          </w:tcPr>
          <w:p w14:paraId="1619FD52"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0.23</w:t>
            </w:r>
          </w:p>
        </w:tc>
        <w:tc>
          <w:tcPr>
            <w:tcW w:w="2070" w:type="dxa"/>
            <w:tcBorders>
              <w:top w:val="nil"/>
              <w:left w:val="nil"/>
              <w:bottom w:val="nil"/>
              <w:right w:val="nil"/>
            </w:tcBorders>
            <w:vAlign w:val="center"/>
          </w:tcPr>
          <w:p w14:paraId="7E17EB0F"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工作地距城市主中心（人民广场）的距离</w:t>
            </w:r>
            <w:r w:rsidRPr="00F876BF">
              <w:rPr>
                <w:rFonts w:cs="Times New Roman"/>
                <w:sz w:val="20"/>
                <w:szCs w:val="20"/>
              </w:rPr>
              <w:t xml:space="preserve"> (km)</w:t>
            </w:r>
          </w:p>
        </w:tc>
        <w:tc>
          <w:tcPr>
            <w:tcW w:w="1230" w:type="dxa"/>
            <w:tcBorders>
              <w:top w:val="nil"/>
              <w:left w:val="nil"/>
              <w:bottom w:val="nil"/>
              <w:right w:val="nil"/>
            </w:tcBorders>
            <w:vAlign w:val="center"/>
          </w:tcPr>
          <w:p w14:paraId="76A18818"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10.33</w:t>
            </w:r>
          </w:p>
        </w:tc>
        <w:tc>
          <w:tcPr>
            <w:tcW w:w="1213" w:type="dxa"/>
            <w:tcBorders>
              <w:top w:val="nil"/>
              <w:left w:val="nil"/>
              <w:bottom w:val="nil"/>
              <w:right w:val="nil"/>
            </w:tcBorders>
            <w:vAlign w:val="center"/>
          </w:tcPr>
          <w:p w14:paraId="2DEF056B"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5.56</w:t>
            </w:r>
          </w:p>
        </w:tc>
      </w:tr>
      <w:tr w:rsidR="002D1AC9" w:rsidRPr="00F876BF" w14:paraId="6AF02949" w14:textId="77777777">
        <w:trPr>
          <w:cantSplit/>
          <w:jc w:val="center"/>
        </w:trPr>
        <w:tc>
          <w:tcPr>
            <w:tcW w:w="2070" w:type="dxa"/>
            <w:tcBorders>
              <w:top w:val="nil"/>
              <w:left w:val="nil"/>
              <w:bottom w:val="nil"/>
              <w:right w:val="nil"/>
            </w:tcBorders>
            <w:vAlign w:val="center"/>
          </w:tcPr>
          <w:p w14:paraId="7EC2337A"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居住地周边商业与工业用地比例（</w:t>
            </w:r>
            <w:r w:rsidRPr="00F876BF">
              <w:rPr>
                <w:rFonts w:cs="Times New Roman"/>
                <w:sz w:val="20"/>
                <w:szCs w:val="20"/>
              </w:rPr>
              <w:t>%</w:t>
            </w:r>
            <w:r w:rsidRPr="00F876BF">
              <w:rPr>
                <w:rFonts w:cs="Times New Roman"/>
                <w:sz w:val="20"/>
                <w:szCs w:val="20"/>
              </w:rPr>
              <w:t>）</w:t>
            </w:r>
          </w:p>
        </w:tc>
        <w:tc>
          <w:tcPr>
            <w:tcW w:w="1230" w:type="dxa"/>
            <w:tcBorders>
              <w:top w:val="nil"/>
              <w:left w:val="nil"/>
              <w:bottom w:val="nil"/>
              <w:right w:val="nil"/>
            </w:tcBorders>
            <w:vAlign w:val="center"/>
          </w:tcPr>
          <w:p w14:paraId="7B3DD643"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0.52</w:t>
            </w:r>
          </w:p>
        </w:tc>
        <w:tc>
          <w:tcPr>
            <w:tcW w:w="1213" w:type="dxa"/>
            <w:tcBorders>
              <w:top w:val="nil"/>
              <w:left w:val="nil"/>
              <w:bottom w:val="nil"/>
              <w:right w:val="nil"/>
            </w:tcBorders>
            <w:vAlign w:val="center"/>
          </w:tcPr>
          <w:p w14:paraId="0E51CDCA"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0.23</w:t>
            </w:r>
          </w:p>
        </w:tc>
        <w:tc>
          <w:tcPr>
            <w:tcW w:w="2070" w:type="dxa"/>
            <w:tcBorders>
              <w:top w:val="nil"/>
              <w:left w:val="nil"/>
              <w:bottom w:val="nil"/>
              <w:right w:val="nil"/>
            </w:tcBorders>
            <w:vAlign w:val="center"/>
          </w:tcPr>
          <w:p w14:paraId="73508530" w14:textId="77777777" w:rsidR="000F7F57" w:rsidRPr="00F876BF" w:rsidRDefault="0018557B">
            <w:pPr>
              <w:keepNext/>
              <w:widowControl/>
              <w:spacing w:after="20" w:line="276" w:lineRule="auto"/>
              <w:jc w:val="left"/>
              <w:rPr>
                <w:rFonts w:cs="Times New Roman"/>
                <w:sz w:val="20"/>
                <w:szCs w:val="20"/>
              </w:rPr>
            </w:pPr>
            <w:r w:rsidRPr="00F876BF">
              <w:rPr>
                <w:rFonts w:cs="Times New Roman"/>
                <w:sz w:val="20"/>
                <w:szCs w:val="20"/>
              </w:rPr>
              <w:t>居住地距城市主中心（人民广场）的距离</w:t>
            </w:r>
            <w:r w:rsidRPr="00F876BF">
              <w:rPr>
                <w:rFonts w:cs="Times New Roman"/>
                <w:sz w:val="20"/>
                <w:szCs w:val="20"/>
              </w:rPr>
              <w:t xml:space="preserve"> (km)</w:t>
            </w:r>
          </w:p>
        </w:tc>
        <w:tc>
          <w:tcPr>
            <w:tcW w:w="1230" w:type="dxa"/>
            <w:tcBorders>
              <w:top w:val="nil"/>
              <w:left w:val="nil"/>
              <w:bottom w:val="nil"/>
              <w:right w:val="nil"/>
            </w:tcBorders>
            <w:vAlign w:val="center"/>
          </w:tcPr>
          <w:p w14:paraId="7312753A"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11.39</w:t>
            </w:r>
          </w:p>
        </w:tc>
        <w:tc>
          <w:tcPr>
            <w:tcW w:w="1213" w:type="dxa"/>
            <w:tcBorders>
              <w:top w:val="nil"/>
              <w:left w:val="nil"/>
              <w:bottom w:val="nil"/>
              <w:right w:val="nil"/>
            </w:tcBorders>
            <w:vAlign w:val="center"/>
          </w:tcPr>
          <w:p w14:paraId="26281667" w14:textId="77777777" w:rsidR="000F7F57" w:rsidRPr="00F876BF" w:rsidRDefault="0018557B">
            <w:pPr>
              <w:keepNext/>
              <w:widowControl/>
              <w:spacing w:after="20" w:line="276" w:lineRule="auto"/>
              <w:jc w:val="center"/>
              <w:rPr>
                <w:rFonts w:cs="Times New Roman"/>
                <w:sz w:val="20"/>
                <w:szCs w:val="20"/>
              </w:rPr>
            </w:pPr>
            <w:r w:rsidRPr="00F876BF">
              <w:rPr>
                <w:rFonts w:cs="Times New Roman" w:hint="eastAsia"/>
                <w:sz w:val="20"/>
                <w:szCs w:val="20"/>
              </w:rPr>
              <w:t>5.35</w:t>
            </w:r>
          </w:p>
        </w:tc>
      </w:tr>
      <w:tr w:rsidR="002D1AC9" w:rsidRPr="00F876BF" w14:paraId="40F1B864" w14:textId="77777777">
        <w:trPr>
          <w:cantSplit/>
          <w:jc w:val="center"/>
        </w:trPr>
        <w:tc>
          <w:tcPr>
            <w:tcW w:w="2070" w:type="dxa"/>
            <w:tcBorders>
              <w:top w:val="nil"/>
              <w:left w:val="nil"/>
              <w:bottom w:val="single" w:sz="8" w:space="0" w:color="auto"/>
              <w:right w:val="nil"/>
            </w:tcBorders>
            <w:vAlign w:val="center"/>
          </w:tcPr>
          <w:p w14:paraId="1A6CB462"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高收入人口比例（</w:t>
            </w:r>
            <w:r w:rsidRPr="00F876BF">
              <w:rPr>
                <w:rFonts w:cs="Times New Roman"/>
                <w:sz w:val="20"/>
                <w:szCs w:val="20"/>
              </w:rPr>
              <w:t>%</w:t>
            </w:r>
            <w:r w:rsidRPr="00F876BF">
              <w:rPr>
                <w:rFonts w:cs="Times New Roman"/>
                <w:sz w:val="20"/>
                <w:szCs w:val="20"/>
              </w:rPr>
              <w:t>）</w:t>
            </w:r>
          </w:p>
        </w:tc>
        <w:tc>
          <w:tcPr>
            <w:tcW w:w="1230" w:type="dxa"/>
            <w:tcBorders>
              <w:top w:val="nil"/>
              <w:left w:val="nil"/>
              <w:bottom w:val="single" w:sz="8" w:space="0" w:color="auto"/>
              <w:right w:val="nil"/>
            </w:tcBorders>
            <w:vAlign w:val="center"/>
          </w:tcPr>
          <w:p w14:paraId="5750C594"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sz w:val="20"/>
                <w:szCs w:val="20"/>
              </w:rPr>
              <w:t>0.35</w:t>
            </w:r>
          </w:p>
        </w:tc>
        <w:tc>
          <w:tcPr>
            <w:tcW w:w="1213" w:type="dxa"/>
            <w:tcBorders>
              <w:top w:val="nil"/>
              <w:left w:val="nil"/>
              <w:bottom w:val="single" w:sz="8" w:space="0" w:color="auto"/>
              <w:right w:val="nil"/>
            </w:tcBorders>
            <w:vAlign w:val="center"/>
          </w:tcPr>
          <w:p w14:paraId="50B89E86" w14:textId="77777777" w:rsidR="000F7F57" w:rsidRPr="00F876BF" w:rsidRDefault="0018557B">
            <w:pPr>
              <w:widowControl/>
              <w:spacing w:after="20" w:line="276" w:lineRule="auto"/>
              <w:jc w:val="center"/>
              <w:rPr>
                <w:rFonts w:cs="Times New Roman"/>
                <w:sz w:val="20"/>
                <w:szCs w:val="20"/>
              </w:rPr>
            </w:pPr>
            <w:r w:rsidRPr="00F876BF">
              <w:rPr>
                <w:rFonts w:cs="Times New Roman"/>
                <w:sz w:val="20"/>
                <w:szCs w:val="20"/>
              </w:rPr>
              <w:t>0.17</w:t>
            </w:r>
          </w:p>
        </w:tc>
        <w:tc>
          <w:tcPr>
            <w:tcW w:w="2070" w:type="dxa"/>
            <w:tcBorders>
              <w:top w:val="nil"/>
              <w:left w:val="nil"/>
              <w:bottom w:val="single" w:sz="8" w:space="0" w:color="auto"/>
              <w:right w:val="nil"/>
            </w:tcBorders>
            <w:vAlign w:val="center"/>
          </w:tcPr>
          <w:p w14:paraId="55A659C3" w14:textId="77777777" w:rsidR="000F7F57" w:rsidRPr="00F876BF" w:rsidRDefault="0018557B">
            <w:pPr>
              <w:widowControl/>
              <w:spacing w:after="20" w:line="276" w:lineRule="auto"/>
              <w:jc w:val="left"/>
              <w:rPr>
                <w:rFonts w:cs="Times New Roman"/>
                <w:sz w:val="20"/>
                <w:szCs w:val="20"/>
              </w:rPr>
            </w:pPr>
            <w:r w:rsidRPr="00F876BF">
              <w:rPr>
                <w:rFonts w:cs="Times New Roman"/>
                <w:sz w:val="20"/>
                <w:szCs w:val="20"/>
              </w:rPr>
              <w:t>住房价格差异</w:t>
            </w:r>
            <w:r w:rsidRPr="00F876BF">
              <w:rPr>
                <w:rFonts w:cs="Times New Roman"/>
                <w:sz w:val="20"/>
                <w:szCs w:val="20"/>
              </w:rPr>
              <w:t xml:space="preserve"> (yuan/m</w:t>
            </w:r>
            <w:r w:rsidRPr="00F876BF">
              <w:rPr>
                <w:rFonts w:cs="Times New Roman"/>
                <w:sz w:val="20"/>
                <w:szCs w:val="20"/>
                <w:vertAlign w:val="superscript"/>
              </w:rPr>
              <w:t>2</w:t>
            </w:r>
            <w:r w:rsidRPr="00F876BF">
              <w:rPr>
                <w:rFonts w:cs="Times New Roman"/>
                <w:sz w:val="20"/>
                <w:szCs w:val="20"/>
              </w:rPr>
              <w:t>)</w:t>
            </w:r>
          </w:p>
        </w:tc>
        <w:tc>
          <w:tcPr>
            <w:tcW w:w="1230" w:type="dxa"/>
            <w:tcBorders>
              <w:top w:val="nil"/>
              <w:left w:val="nil"/>
              <w:bottom w:val="single" w:sz="8" w:space="0" w:color="auto"/>
              <w:right w:val="nil"/>
            </w:tcBorders>
            <w:vAlign w:val="center"/>
          </w:tcPr>
          <w:p w14:paraId="69CE7AEF" w14:textId="77777777" w:rsidR="000F7F57" w:rsidRPr="00F876BF" w:rsidRDefault="0018557B">
            <w:pPr>
              <w:widowControl/>
              <w:spacing w:after="20" w:line="276" w:lineRule="auto"/>
              <w:jc w:val="center"/>
              <w:rPr>
                <w:rFonts w:cs="Times New Roman"/>
                <w:sz w:val="20"/>
                <w:szCs w:val="20"/>
                <w:highlight w:val="yellow"/>
              </w:rPr>
            </w:pPr>
            <w:r w:rsidRPr="00F876BF">
              <w:rPr>
                <w:rFonts w:cs="Times New Roman" w:hint="eastAsia"/>
                <w:sz w:val="20"/>
                <w:szCs w:val="20"/>
              </w:rPr>
              <w:t>8,834.35</w:t>
            </w:r>
          </w:p>
        </w:tc>
        <w:tc>
          <w:tcPr>
            <w:tcW w:w="1213" w:type="dxa"/>
            <w:tcBorders>
              <w:top w:val="nil"/>
              <w:left w:val="nil"/>
              <w:bottom w:val="single" w:sz="8" w:space="0" w:color="auto"/>
              <w:right w:val="nil"/>
            </w:tcBorders>
            <w:vAlign w:val="center"/>
          </w:tcPr>
          <w:p w14:paraId="314F0EA6" w14:textId="77777777" w:rsidR="000F7F57" w:rsidRPr="00F876BF" w:rsidRDefault="0018557B">
            <w:pPr>
              <w:widowControl/>
              <w:spacing w:after="20" w:line="276" w:lineRule="auto"/>
              <w:jc w:val="center"/>
              <w:rPr>
                <w:rFonts w:cs="Times New Roman"/>
                <w:sz w:val="20"/>
                <w:szCs w:val="20"/>
              </w:rPr>
            </w:pPr>
            <w:r w:rsidRPr="00F876BF">
              <w:rPr>
                <w:rFonts w:cs="Times New Roman" w:hint="eastAsia"/>
                <w:sz w:val="20"/>
                <w:szCs w:val="20"/>
              </w:rPr>
              <w:t>20,693.85</w:t>
            </w:r>
          </w:p>
        </w:tc>
      </w:tr>
    </w:tbl>
    <w:p w14:paraId="143BB61D" w14:textId="77777777" w:rsidR="000F7F57" w:rsidRPr="002D1AC9" w:rsidRDefault="0018557B">
      <w:pPr>
        <w:widowControl/>
        <w:spacing w:after="60" w:line="360" w:lineRule="auto"/>
        <w:ind w:firstLine="480"/>
        <w:rPr>
          <w:rFonts w:cs="Times New Roman"/>
        </w:rPr>
      </w:pPr>
      <w:r>
        <w:rPr>
          <w:rFonts w:cs="Times New Roman"/>
        </w:rPr>
        <w:lastRenderedPageBreak/>
        <w:t>本文进一步在</w:t>
      </w:r>
      <w:r>
        <w:rPr>
          <w:rFonts w:cs="Times New Roman"/>
        </w:rPr>
        <w:t xml:space="preserve">2 km </w:t>
      </w:r>
      <w:r>
        <w:rPr>
          <w:rFonts w:cs="Times New Roman"/>
        </w:rPr>
        <w:t>网格单元层面分析长距离通勤比例，原因在于通勤距离在</w:t>
      </w:r>
      <w:r>
        <w:rPr>
          <w:rFonts w:cs="Times New Roman"/>
        </w:rPr>
        <w:t>2 km</w:t>
      </w:r>
      <w:r>
        <w:rPr>
          <w:rFonts w:cs="Times New Roman"/>
        </w:rPr>
        <w:t>以内时，通勤者倾向于选择非机动出行方式</w:t>
      </w:r>
      <w:r>
        <w:rPr>
          <w:rFonts w:cs="Times New Roman"/>
        </w:rPr>
        <w:t xml:space="preserve"> (Zhou et al., 2022)</w:t>
      </w:r>
      <w:r>
        <w:rPr>
          <w:rFonts w:cs="Times New Roman"/>
        </w:rPr>
        <w:t>。同时，比较了</w:t>
      </w:r>
      <w:r>
        <w:rPr>
          <w:rFonts w:cs="Times New Roman"/>
        </w:rPr>
        <w:t>1 km</w:t>
      </w:r>
      <w:r>
        <w:rPr>
          <w:rFonts w:cs="Times New Roman"/>
        </w:rPr>
        <w:t>与</w:t>
      </w:r>
      <w:r>
        <w:rPr>
          <w:rFonts w:cs="Times New Roman"/>
        </w:rPr>
        <w:t>2 km</w:t>
      </w:r>
      <w:r>
        <w:rPr>
          <w:rFonts w:cs="Times New Roman"/>
        </w:rPr>
        <w:t>尺度下长距离通勤频次分布的差异（附录图</w:t>
      </w:r>
      <w:r>
        <w:rPr>
          <w:rFonts w:cs="Times New Roman"/>
        </w:rPr>
        <w:t>A2</w:t>
      </w:r>
      <w:r>
        <w:rPr>
          <w:rFonts w:cs="Times New Roman"/>
        </w:rPr>
        <w:t>）。比较发现，存在过多仅包含少量长距离通勤出行的网格单元，这可能影响分析结果。因此，依据通勤出行终点，将</w:t>
      </w:r>
      <w:r>
        <w:rPr>
          <w:rFonts w:cs="Times New Roman"/>
        </w:rPr>
        <w:t xml:space="preserve"> OD </w:t>
      </w:r>
      <w:r>
        <w:rPr>
          <w:rFonts w:cs="Times New Roman"/>
        </w:rPr>
        <w:t>出行汇总至</w:t>
      </w:r>
      <w:r>
        <w:rPr>
          <w:rFonts w:cs="Times New Roman"/>
        </w:rPr>
        <w:t xml:space="preserve">2 km </w:t>
      </w:r>
      <w:r>
        <w:rPr>
          <w:rFonts w:cs="Times New Roman"/>
        </w:rPr>
        <w:t>网格单元，该模型的全部变量均基于相应的</w:t>
      </w:r>
      <w:r>
        <w:rPr>
          <w:rFonts w:cs="Times New Roman"/>
        </w:rPr>
        <w:t xml:space="preserve">2 km </w:t>
      </w:r>
      <w:r>
        <w:rPr>
          <w:rFonts w:cs="Times New Roman"/>
        </w:rPr>
        <w:t>网格单元进行估算。由于本文特别关注住房供给，因此按通勤出行终点汇总数据，开展以工作地为基准的通勤出行分析。数据来源、时间及变量估算方法见表</w:t>
      </w:r>
      <w:r>
        <w:rPr>
          <w:rFonts w:cs="Times New Roman"/>
        </w:rPr>
        <w:t>3</w:t>
      </w:r>
      <w:r>
        <w:rPr>
          <w:rFonts w:cs="Times New Roman"/>
        </w:rPr>
        <w:t>。</w:t>
      </w:r>
    </w:p>
    <w:p w14:paraId="51C62B95" w14:textId="77777777" w:rsidR="000F7F57" w:rsidRPr="002D1AC9" w:rsidRDefault="0018557B">
      <w:pPr>
        <w:pStyle w:val="Caption"/>
        <w:keepNext/>
        <w:keepLines/>
        <w:widowControl/>
        <w:spacing w:before="80" w:after="120" w:line="276" w:lineRule="auto"/>
        <w:rPr>
          <w:sz w:val="22"/>
          <w:szCs w:val="22"/>
        </w:rPr>
      </w:pPr>
      <w:bookmarkStart w:id="70" w:name="_Ref219034106"/>
      <w:r>
        <w:rPr>
          <w:sz w:val="22"/>
          <w:szCs w:val="22"/>
        </w:rPr>
        <w:t>表</w:t>
      </w:r>
      <w:r>
        <w:rPr>
          <w:sz w:val="22"/>
          <w:szCs w:val="22"/>
        </w:rPr>
        <w:t xml:space="preserve">3 2 km </w:t>
      </w:r>
      <w:r>
        <w:rPr>
          <w:sz w:val="22"/>
          <w:szCs w:val="22"/>
        </w:rPr>
        <w:t>网格单元层面长距离通勤模型的变量说明</w:t>
      </w:r>
      <w:bookmarkEnd w:id="7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100"/>
        <w:gridCol w:w="1580"/>
        <w:gridCol w:w="660"/>
        <w:gridCol w:w="4686"/>
      </w:tblGrid>
      <w:tr w:rsidR="002D1AC9" w:rsidRPr="002D1AC9" w14:paraId="5A188AD1" w14:textId="77777777">
        <w:trPr>
          <w:cantSplit/>
          <w:tblHeader/>
          <w:jc w:val="center"/>
        </w:trPr>
        <w:tc>
          <w:tcPr>
            <w:tcW w:w="2100" w:type="dxa"/>
            <w:tcBorders>
              <w:top w:val="single" w:sz="8" w:space="0" w:color="auto"/>
              <w:left w:val="nil"/>
              <w:bottom w:val="single" w:sz="4" w:space="0" w:color="auto"/>
              <w:right w:val="nil"/>
            </w:tcBorders>
            <w:vAlign w:val="center"/>
          </w:tcPr>
          <w:p w14:paraId="3A82E40C"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变量</w:t>
            </w:r>
          </w:p>
        </w:tc>
        <w:tc>
          <w:tcPr>
            <w:tcW w:w="1580" w:type="dxa"/>
            <w:tcBorders>
              <w:top w:val="single" w:sz="8" w:space="0" w:color="auto"/>
              <w:left w:val="nil"/>
              <w:bottom w:val="single" w:sz="4" w:space="0" w:color="auto"/>
              <w:right w:val="nil"/>
            </w:tcBorders>
            <w:vAlign w:val="center"/>
          </w:tcPr>
          <w:p w14:paraId="4A736FEF"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数据来源</w:t>
            </w:r>
          </w:p>
        </w:tc>
        <w:tc>
          <w:tcPr>
            <w:tcW w:w="660" w:type="dxa"/>
            <w:tcBorders>
              <w:top w:val="single" w:sz="8" w:space="0" w:color="auto"/>
              <w:left w:val="nil"/>
              <w:bottom w:val="single" w:sz="4" w:space="0" w:color="auto"/>
              <w:right w:val="nil"/>
            </w:tcBorders>
            <w:vAlign w:val="center"/>
          </w:tcPr>
          <w:p w14:paraId="4999F9EB"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时间</w:t>
            </w:r>
          </w:p>
        </w:tc>
        <w:tc>
          <w:tcPr>
            <w:tcW w:w="4686" w:type="dxa"/>
            <w:tcBorders>
              <w:top w:val="single" w:sz="8" w:space="0" w:color="auto"/>
              <w:left w:val="nil"/>
              <w:bottom w:val="single" w:sz="4" w:space="0" w:color="auto"/>
              <w:right w:val="nil"/>
            </w:tcBorders>
            <w:vAlign w:val="center"/>
          </w:tcPr>
          <w:p w14:paraId="33157AE6" w14:textId="77777777" w:rsidR="000F7F57" w:rsidRPr="002D1AC9" w:rsidRDefault="0018557B">
            <w:pPr>
              <w:keepNext/>
              <w:widowControl/>
              <w:spacing w:after="20" w:line="276" w:lineRule="auto"/>
              <w:jc w:val="center"/>
              <w:rPr>
                <w:rFonts w:cs="Times New Roman"/>
                <w:b/>
                <w:sz w:val="21"/>
                <w:szCs w:val="21"/>
              </w:rPr>
            </w:pPr>
            <w:r>
              <w:rPr>
                <w:rFonts w:cs="Times New Roman"/>
                <w:b/>
                <w:sz w:val="21"/>
                <w:szCs w:val="21"/>
              </w:rPr>
              <w:t>计算方法</w:t>
            </w:r>
          </w:p>
        </w:tc>
      </w:tr>
      <w:tr w:rsidR="002D1AC9" w:rsidRPr="002D1AC9" w14:paraId="5AF1BC09" w14:textId="77777777">
        <w:trPr>
          <w:cantSplit/>
          <w:jc w:val="center"/>
        </w:trPr>
        <w:tc>
          <w:tcPr>
            <w:tcW w:w="9026" w:type="dxa"/>
            <w:gridSpan w:val="4"/>
            <w:tcBorders>
              <w:top w:val="single" w:sz="8" w:space="0" w:color="auto"/>
              <w:left w:val="nil"/>
              <w:bottom w:val="single" w:sz="4" w:space="0" w:color="auto"/>
              <w:right w:val="nil"/>
            </w:tcBorders>
            <w:vAlign w:val="center"/>
          </w:tcPr>
          <w:p w14:paraId="7A9255C7"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因变量</w:t>
            </w:r>
          </w:p>
        </w:tc>
      </w:tr>
      <w:tr w:rsidR="002D1AC9" w:rsidRPr="002D1AC9" w14:paraId="7BE39429" w14:textId="77777777">
        <w:trPr>
          <w:cantSplit/>
          <w:jc w:val="center"/>
        </w:trPr>
        <w:tc>
          <w:tcPr>
            <w:tcW w:w="2100" w:type="dxa"/>
            <w:tcBorders>
              <w:top w:val="single" w:sz="8" w:space="0" w:color="auto"/>
              <w:left w:val="nil"/>
              <w:bottom w:val="single" w:sz="4" w:space="0" w:color="auto"/>
              <w:right w:val="nil"/>
            </w:tcBorders>
            <w:vAlign w:val="center"/>
          </w:tcPr>
          <w:p w14:paraId="06C79225" w14:textId="77777777" w:rsidR="000F7F57" w:rsidRPr="002D1AC9" w:rsidRDefault="0018557B">
            <w:pPr>
              <w:widowControl/>
              <w:spacing w:after="20" w:line="276" w:lineRule="auto"/>
              <w:jc w:val="left"/>
              <w:rPr>
                <w:rFonts w:cs="Times New Roman"/>
                <w:sz w:val="21"/>
                <w:szCs w:val="21"/>
              </w:rPr>
            </w:pPr>
            <w:r>
              <w:rPr>
                <w:rFonts w:cs="Times New Roman"/>
                <w:sz w:val="21"/>
                <w:szCs w:val="21"/>
              </w:rPr>
              <w:t>长距离通勤出行比例（</w:t>
            </w:r>
            <w:r>
              <w:rPr>
                <w:rFonts w:cs="Times New Roman"/>
                <w:sz w:val="21"/>
                <w:szCs w:val="21"/>
              </w:rPr>
              <w:t>%</w:t>
            </w:r>
            <w:r>
              <w:rPr>
                <w:rFonts w:cs="Times New Roman"/>
                <w:sz w:val="21"/>
                <w:szCs w:val="21"/>
              </w:rPr>
              <w:t>）</w:t>
            </w:r>
          </w:p>
        </w:tc>
        <w:tc>
          <w:tcPr>
            <w:tcW w:w="1580" w:type="dxa"/>
            <w:tcBorders>
              <w:top w:val="single" w:sz="8" w:space="0" w:color="auto"/>
              <w:left w:val="nil"/>
              <w:bottom w:val="single" w:sz="4" w:space="0" w:color="auto"/>
              <w:right w:val="nil"/>
            </w:tcBorders>
            <w:vAlign w:val="center"/>
          </w:tcPr>
          <w:p w14:paraId="313E45FF" w14:textId="77777777" w:rsidR="000F7F57" w:rsidRPr="002D1AC9" w:rsidRDefault="000F7F57">
            <w:pPr>
              <w:widowControl/>
              <w:spacing w:after="20" w:line="276" w:lineRule="auto"/>
              <w:jc w:val="left"/>
              <w:rPr>
                <w:rFonts w:cs="Times New Roman"/>
                <w:sz w:val="21"/>
                <w:szCs w:val="21"/>
              </w:rPr>
            </w:pPr>
          </w:p>
          <w:p w14:paraId="3D101616" w14:textId="77777777" w:rsidR="000F7F57" w:rsidRPr="002D1AC9" w:rsidRDefault="0018557B">
            <w:pPr>
              <w:widowControl/>
              <w:spacing w:after="20" w:line="276" w:lineRule="auto"/>
              <w:jc w:val="left"/>
              <w:rPr>
                <w:rFonts w:cs="Times New Roman"/>
                <w:sz w:val="21"/>
                <w:szCs w:val="21"/>
                <w:highlight w:val="yellow"/>
              </w:rPr>
            </w:pPr>
            <w:r>
              <w:rPr>
                <w:rFonts w:cs="Times New Roman"/>
                <w:sz w:val="21"/>
                <w:szCs w:val="21"/>
              </w:rPr>
              <w:t xml:space="preserve">LBS </w:t>
            </w:r>
            <w:r>
              <w:rPr>
                <w:rFonts w:cs="Times New Roman"/>
                <w:sz w:val="21"/>
                <w:szCs w:val="21"/>
              </w:rPr>
              <w:t>数据</w:t>
            </w:r>
          </w:p>
        </w:tc>
        <w:tc>
          <w:tcPr>
            <w:tcW w:w="660" w:type="dxa"/>
            <w:tcBorders>
              <w:top w:val="single" w:sz="8" w:space="0" w:color="auto"/>
              <w:left w:val="nil"/>
              <w:bottom w:val="single" w:sz="4" w:space="0" w:color="auto"/>
              <w:right w:val="nil"/>
            </w:tcBorders>
            <w:vAlign w:val="center"/>
          </w:tcPr>
          <w:p w14:paraId="2D2C2AA7"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sz w:val="21"/>
                <w:szCs w:val="21"/>
              </w:rPr>
              <w:t>2021</w:t>
            </w:r>
          </w:p>
        </w:tc>
        <w:tc>
          <w:tcPr>
            <w:tcW w:w="4686" w:type="dxa"/>
            <w:tcBorders>
              <w:top w:val="single" w:sz="8" w:space="0" w:color="auto"/>
              <w:left w:val="nil"/>
              <w:bottom w:val="single" w:sz="4" w:space="0" w:color="auto"/>
              <w:right w:val="nil"/>
            </w:tcBorders>
            <w:vAlign w:val="center"/>
          </w:tcPr>
          <w:p w14:paraId="126D0849"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2 km </w:t>
            </w:r>
            <w:r>
              <w:rPr>
                <w:rFonts w:cs="Times New Roman"/>
                <w:sz w:val="21"/>
                <w:szCs w:val="21"/>
              </w:rPr>
              <w:t>网格单元内长距离通勤出行的比例</w:t>
            </w:r>
          </w:p>
        </w:tc>
      </w:tr>
      <w:tr w:rsidR="002D1AC9" w:rsidRPr="002D1AC9" w14:paraId="7C14D13E" w14:textId="77777777">
        <w:trPr>
          <w:cantSplit/>
          <w:jc w:val="center"/>
        </w:trPr>
        <w:tc>
          <w:tcPr>
            <w:tcW w:w="9026" w:type="dxa"/>
            <w:gridSpan w:val="4"/>
            <w:tcBorders>
              <w:top w:val="single" w:sz="8" w:space="0" w:color="auto"/>
              <w:left w:val="nil"/>
              <w:bottom w:val="single" w:sz="4" w:space="0" w:color="auto"/>
              <w:right w:val="nil"/>
            </w:tcBorders>
            <w:vAlign w:val="center"/>
          </w:tcPr>
          <w:p w14:paraId="64B7D936"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建成环境变量</w:t>
            </w:r>
          </w:p>
        </w:tc>
      </w:tr>
      <w:tr w:rsidR="002D1AC9" w:rsidRPr="002D1AC9" w14:paraId="56FF9DFF" w14:textId="77777777">
        <w:trPr>
          <w:cantSplit/>
          <w:jc w:val="center"/>
        </w:trPr>
        <w:tc>
          <w:tcPr>
            <w:tcW w:w="2100" w:type="dxa"/>
            <w:tcBorders>
              <w:top w:val="nil"/>
              <w:left w:val="nil"/>
              <w:bottom w:val="nil"/>
              <w:right w:val="nil"/>
            </w:tcBorders>
            <w:vAlign w:val="center"/>
          </w:tcPr>
          <w:p w14:paraId="45AC358E"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容积率</w:t>
            </w:r>
          </w:p>
        </w:tc>
        <w:tc>
          <w:tcPr>
            <w:tcW w:w="1580" w:type="dxa"/>
            <w:tcBorders>
              <w:top w:val="nil"/>
              <w:left w:val="nil"/>
              <w:bottom w:val="nil"/>
              <w:right w:val="nil"/>
            </w:tcBorders>
            <w:vAlign w:val="center"/>
          </w:tcPr>
          <w:p w14:paraId="7A8F5024" w14:textId="77777777" w:rsidR="000F7F57" w:rsidRPr="002D1AC9" w:rsidRDefault="0018557B">
            <w:pPr>
              <w:widowControl/>
              <w:spacing w:after="20" w:line="276" w:lineRule="auto"/>
              <w:jc w:val="left"/>
              <w:rPr>
                <w:rFonts w:cs="Times New Roman"/>
                <w:sz w:val="21"/>
                <w:szCs w:val="21"/>
              </w:rPr>
            </w:pPr>
            <w:r>
              <w:rPr>
                <w:rFonts w:cs="Times New Roman"/>
                <w:sz w:val="21"/>
                <w:szCs w:val="21"/>
              </w:rPr>
              <w:t>百度地图</w:t>
            </w:r>
          </w:p>
        </w:tc>
        <w:tc>
          <w:tcPr>
            <w:tcW w:w="660" w:type="dxa"/>
            <w:tcBorders>
              <w:top w:val="nil"/>
              <w:left w:val="nil"/>
              <w:bottom w:val="nil"/>
              <w:right w:val="nil"/>
            </w:tcBorders>
            <w:vAlign w:val="center"/>
          </w:tcPr>
          <w:p w14:paraId="670260D3"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61496048"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w:rPr>
                        <w:rFonts w:ascii="Cambria Math" w:hAnsi="Cambria Math" w:cs="Times New Roman"/>
                        <w:sz w:val="20"/>
                      </w:rPr>
                      <m:t>Total building area</m:t>
                    </m:r>
                  </m:num>
                  <m:den>
                    <m:r>
                      <w:rPr>
                        <w:rFonts w:ascii="Cambria Math" w:hAnsi="Cambria Math" w:cs="Times New Roman"/>
                        <w:sz w:val="20"/>
                      </w:rPr>
                      <m:t>total area</m:t>
                    </m:r>
                  </m:den>
                </m:f>
              </m:oMath>
            </m:oMathPara>
          </w:p>
        </w:tc>
      </w:tr>
      <w:tr w:rsidR="002D1AC9" w:rsidRPr="002D1AC9" w14:paraId="25C71C9E" w14:textId="77777777">
        <w:trPr>
          <w:cantSplit/>
          <w:jc w:val="center"/>
        </w:trPr>
        <w:tc>
          <w:tcPr>
            <w:tcW w:w="2100" w:type="dxa"/>
            <w:tcBorders>
              <w:top w:val="nil"/>
              <w:left w:val="nil"/>
              <w:bottom w:val="nil"/>
              <w:right w:val="nil"/>
            </w:tcBorders>
            <w:vAlign w:val="center"/>
          </w:tcPr>
          <w:p w14:paraId="275D126F" w14:textId="77777777" w:rsidR="000F7F57" w:rsidRPr="002D1AC9" w:rsidRDefault="0018557B">
            <w:pPr>
              <w:widowControl/>
              <w:spacing w:after="20" w:line="276" w:lineRule="auto"/>
              <w:jc w:val="left"/>
              <w:rPr>
                <w:rFonts w:cs="Times New Roman"/>
                <w:sz w:val="21"/>
                <w:szCs w:val="21"/>
              </w:rPr>
            </w:pPr>
            <w:r>
              <w:rPr>
                <w:rFonts w:cs="Times New Roman"/>
                <w:sz w:val="21"/>
                <w:szCs w:val="21"/>
              </w:rPr>
              <w:t>土地利用混合度</w:t>
            </w:r>
          </w:p>
        </w:tc>
        <w:tc>
          <w:tcPr>
            <w:tcW w:w="1580" w:type="dxa"/>
            <w:tcBorders>
              <w:top w:val="nil"/>
              <w:left w:val="nil"/>
              <w:bottom w:val="nil"/>
              <w:right w:val="nil"/>
            </w:tcBorders>
            <w:vAlign w:val="center"/>
          </w:tcPr>
          <w:p w14:paraId="3898FB26"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EULUC-China </w:t>
            </w:r>
            <w:r>
              <w:rPr>
                <w:rFonts w:cs="Times New Roman"/>
                <w:sz w:val="21"/>
                <w:szCs w:val="21"/>
              </w:rPr>
              <w:t>土地利用数据</w:t>
            </w:r>
          </w:p>
        </w:tc>
        <w:tc>
          <w:tcPr>
            <w:tcW w:w="660" w:type="dxa"/>
            <w:tcBorders>
              <w:top w:val="nil"/>
              <w:left w:val="nil"/>
              <w:bottom w:val="nil"/>
              <w:right w:val="nil"/>
            </w:tcBorders>
            <w:vAlign w:val="center"/>
          </w:tcPr>
          <w:p w14:paraId="5FE7BDF0"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nil"/>
              <w:right w:val="nil"/>
            </w:tcBorders>
            <w:vAlign w:val="center"/>
          </w:tcPr>
          <w:p w14:paraId="586E97EC" w14:textId="77777777" w:rsidR="000F7F57" w:rsidRPr="002D1AC9" w:rsidRDefault="0018557B">
            <w:pPr>
              <w:widowControl/>
              <w:spacing w:after="20" w:line="276" w:lineRule="auto"/>
              <w:jc w:val="left"/>
              <w:rPr>
                <w:rFonts w:cs="Times New Roman"/>
                <w:sz w:val="21"/>
                <w:szCs w:val="21"/>
              </w:rPr>
            </w:pPr>
            <m:oMathPara>
              <m:oMath>
                <m:r>
                  <w:rPr>
                    <w:rFonts w:ascii="Cambria Math" w:hAnsi="Cambria Math" w:cs="Times New Roman"/>
                    <w:sz w:val="20"/>
                  </w:rPr>
                  <m:t>H=-</m:t>
                </m:r>
                <m:nary>
                  <m:naryPr>
                    <m:chr m:val="∑"/>
                    <m:ctrlPr>
                      <w:rPr>
                        <w:rFonts w:ascii="Cambria Math" w:eastAsia="Cambria Math" w:hAnsi="Cambria Math" w:cs="Cambria Math"/>
                        <w:sz w:val="20"/>
                      </w:rPr>
                    </m:ctrlPr>
                  </m:naryPr>
                  <m:sub>
                    <m:r>
                      <w:rPr>
                        <w:rFonts w:ascii="Cambria Math" w:hAnsi="Cambria Math" w:cs="Times New Roman"/>
                        <w:sz w:val="20"/>
                      </w:rPr>
                      <m:t>i=1</m:t>
                    </m:r>
                  </m:sub>
                  <m:sup>
                    <m:r>
                      <w:rPr>
                        <w:rFonts w:ascii="Cambria Math" w:hAnsi="Cambria Math" w:cs="Times New Roman"/>
                        <w:sz w:val="20"/>
                      </w:rPr>
                      <m:t>n</m:t>
                    </m:r>
                  </m:sup>
                  <m:e>
                    <m:sSub>
                      <m:sSubPr>
                        <m:ctrlPr>
                          <w:rPr>
                            <w:rFonts w:ascii="Cambria Math" w:eastAsia="Cambria Math" w:hAnsi="Cambria Math" w:cs="Cambria Math"/>
                            <w:i/>
                            <w:sz w:val="20"/>
                          </w:rPr>
                        </m:ctrlPr>
                      </m:sSubPr>
                      <m:e>
                        <m:r>
                          <w:rPr>
                            <w:rFonts w:ascii="Cambria Math" w:eastAsia="Cambria Math" w:hAnsi="Cambria Math" w:cs="Times New Roman"/>
                            <w:sz w:val="20"/>
                          </w:rPr>
                          <m:t>P</m:t>
                        </m:r>
                      </m:e>
                      <m:sub>
                        <m:r>
                          <w:rPr>
                            <w:rFonts w:ascii="Cambria Math" w:eastAsia="Cambria Math" w:hAnsi="Cambria Math" w:cs="Times New Roman"/>
                            <w:sz w:val="20"/>
                          </w:rPr>
                          <m:t>i</m:t>
                        </m:r>
                      </m:sub>
                    </m:sSub>
                    <m:func>
                      <m:funcPr>
                        <m:ctrlPr>
                          <w:rPr>
                            <w:rFonts w:ascii="Cambria Math" w:eastAsia="Cambria Math" w:hAnsi="Cambria Math" w:cs="Cambria Math"/>
                            <w:i/>
                            <w:sz w:val="20"/>
                          </w:rPr>
                        </m:ctrlPr>
                      </m:funcPr>
                      <m:fName>
                        <m:r>
                          <m:rPr>
                            <m:sty m:val="p"/>
                          </m:rPr>
                          <w:rPr>
                            <w:rFonts w:ascii="Cambria Math" w:eastAsia="Cambria Math" w:hAnsi="Cambria Math" w:cs="Times New Roman"/>
                            <w:sz w:val="20"/>
                          </w:rPr>
                          <m:t>log</m:t>
                        </m:r>
                      </m:fName>
                      <m:e>
                        <m:sSub>
                          <m:sSubPr>
                            <m:ctrlPr>
                              <w:rPr>
                                <w:rFonts w:ascii="Cambria Math" w:eastAsia="Cambria Math" w:hAnsi="Cambria Math" w:cs="Cambria Math"/>
                                <w:i/>
                                <w:sz w:val="20"/>
                              </w:rPr>
                            </m:ctrlPr>
                          </m:sSubPr>
                          <m:e>
                            <m:r>
                              <w:rPr>
                                <w:rFonts w:ascii="Cambria Math" w:eastAsia="Cambria Math" w:hAnsi="Cambria Math" w:cs="Times New Roman"/>
                                <w:sz w:val="20"/>
                              </w:rPr>
                              <m:t>P</m:t>
                            </m:r>
                          </m:e>
                          <m:sub>
                            <m:r>
                              <w:rPr>
                                <w:rFonts w:ascii="Cambria Math" w:eastAsia="Cambria Math" w:hAnsi="Cambria Math" w:cs="Times New Roman"/>
                                <w:sz w:val="20"/>
                              </w:rPr>
                              <m:t>i</m:t>
                            </m:r>
                          </m:sub>
                        </m:sSub>
                      </m:e>
                    </m:func>
                  </m:e>
                </m:nary>
                <m:r>
                  <w:rPr>
                    <w:rFonts w:ascii="Cambria Math" w:eastAsia="Cambria Math" w:hAnsi="Cambria Math" w:cs="Times New Roman"/>
                    <w:sz w:val="20"/>
                  </w:rPr>
                  <m:t>/</m:t>
                </m:r>
                <m:func>
                  <m:funcPr>
                    <m:ctrlPr>
                      <w:rPr>
                        <w:rFonts w:ascii="Cambria Math" w:eastAsia="Cambria Math" w:hAnsi="Cambria Math" w:cs="Cambria Math"/>
                        <w:i/>
                        <w:sz w:val="20"/>
                      </w:rPr>
                    </m:ctrlPr>
                  </m:funcPr>
                  <m:fName>
                    <m:r>
                      <m:rPr>
                        <m:sty m:val="p"/>
                      </m:rPr>
                      <w:rPr>
                        <w:rFonts w:ascii="Cambria Math" w:eastAsia="Cambria Math" w:hAnsi="Cambria Math" w:cs="Times New Roman"/>
                        <w:sz w:val="20"/>
                      </w:rPr>
                      <m:t>log</m:t>
                    </m:r>
                  </m:fName>
                  <m:e>
                    <m:r>
                      <w:rPr>
                        <w:rFonts w:ascii="Cambria Math" w:eastAsia="Cambria Math" w:hAnsi="Cambria Math" w:cs="Times New Roman"/>
                        <w:sz w:val="20"/>
                      </w:rPr>
                      <m:t>N</m:t>
                    </m:r>
                  </m:e>
                </m:func>
              </m:oMath>
            </m:oMathPara>
          </w:p>
        </w:tc>
      </w:tr>
      <w:tr w:rsidR="002D1AC9" w:rsidRPr="002D1AC9" w14:paraId="60C2E04C" w14:textId="77777777">
        <w:trPr>
          <w:cantSplit/>
          <w:jc w:val="center"/>
        </w:trPr>
        <w:tc>
          <w:tcPr>
            <w:tcW w:w="2100" w:type="dxa"/>
            <w:tcBorders>
              <w:top w:val="nil"/>
              <w:left w:val="nil"/>
              <w:bottom w:val="nil"/>
              <w:right w:val="nil"/>
            </w:tcBorders>
            <w:vAlign w:val="center"/>
          </w:tcPr>
          <w:p w14:paraId="62A191BE"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距地铁站的距离</w:t>
            </w:r>
          </w:p>
        </w:tc>
        <w:tc>
          <w:tcPr>
            <w:tcW w:w="1580" w:type="dxa"/>
            <w:tcBorders>
              <w:top w:val="nil"/>
              <w:left w:val="nil"/>
              <w:bottom w:val="nil"/>
              <w:right w:val="nil"/>
            </w:tcBorders>
            <w:vAlign w:val="center"/>
          </w:tcPr>
          <w:p w14:paraId="6B6116A3" w14:textId="77777777" w:rsidR="000F7F57" w:rsidRPr="002D1AC9" w:rsidRDefault="0018557B">
            <w:pPr>
              <w:widowControl/>
              <w:spacing w:after="20" w:line="276" w:lineRule="auto"/>
              <w:jc w:val="left"/>
              <w:rPr>
                <w:rFonts w:cs="Times New Roman"/>
                <w:sz w:val="21"/>
                <w:szCs w:val="21"/>
              </w:rPr>
            </w:pPr>
            <w:r>
              <w:rPr>
                <w:rFonts w:cs="Times New Roman"/>
                <w:sz w:val="21"/>
                <w:szCs w:val="21"/>
              </w:rPr>
              <w:t>百度地图</w:t>
            </w:r>
          </w:p>
        </w:tc>
        <w:tc>
          <w:tcPr>
            <w:tcW w:w="660" w:type="dxa"/>
            <w:tcBorders>
              <w:top w:val="nil"/>
              <w:left w:val="nil"/>
              <w:bottom w:val="nil"/>
              <w:right w:val="nil"/>
            </w:tcBorders>
            <w:vAlign w:val="center"/>
          </w:tcPr>
          <w:p w14:paraId="06AE6BA5"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6C64594D"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距最近地铁站的欧氏距离</w:t>
            </w:r>
          </w:p>
        </w:tc>
      </w:tr>
      <w:tr w:rsidR="002D1AC9" w:rsidRPr="002D1AC9" w14:paraId="767F37FF" w14:textId="77777777">
        <w:trPr>
          <w:cantSplit/>
          <w:jc w:val="center"/>
        </w:trPr>
        <w:tc>
          <w:tcPr>
            <w:tcW w:w="2100" w:type="dxa"/>
            <w:tcBorders>
              <w:top w:val="nil"/>
              <w:left w:val="nil"/>
              <w:bottom w:val="nil"/>
              <w:right w:val="nil"/>
            </w:tcBorders>
            <w:vAlign w:val="center"/>
          </w:tcPr>
          <w:p w14:paraId="2F23B13B" w14:textId="77777777" w:rsidR="000F7F57" w:rsidRPr="002D1AC9" w:rsidRDefault="0018557B">
            <w:pPr>
              <w:widowControl/>
              <w:spacing w:after="20" w:line="276" w:lineRule="auto"/>
              <w:jc w:val="left"/>
              <w:rPr>
                <w:rFonts w:cs="Times New Roman"/>
                <w:sz w:val="21"/>
                <w:szCs w:val="21"/>
              </w:rPr>
            </w:pPr>
            <w:r>
              <w:rPr>
                <w:rFonts w:cs="Times New Roman"/>
                <w:sz w:val="21"/>
                <w:szCs w:val="21"/>
              </w:rPr>
              <w:t>道路密度</w:t>
            </w:r>
          </w:p>
        </w:tc>
        <w:tc>
          <w:tcPr>
            <w:tcW w:w="1580" w:type="dxa"/>
            <w:tcBorders>
              <w:top w:val="nil"/>
              <w:left w:val="nil"/>
              <w:bottom w:val="nil"/>
              <w:right w:val="nil"/>
            </w:tcBorders>
            <w:vAlign w:val="center"/>
          </w:tcPr>
          <w:p w14:paraId="0752F450" w14:textId="77777777" w:rsidR="000F7F57" w:rsidRPr="002D1AC9" w:rsidRDefault="0018557B">
            <w:pPr>
              <w:widowControl/>
              <w:spacing w:after="20" w:line="276" w:lineRule="auto"/>
              <w:jc w:val="left"/>
              <w:rPr>
                <w:rFonts w:cs="Times New Roman"/>
                <w:sz w:val="21"/>
                <w:szCs w:val="21"/>
              </w:rPr>
            </w:pPr>
            <w:r w:rsidRPr="002D1AC9">
              <w:rPr>
                <w:rFonts w:cs="Times New Roman"/>
                <w:sz w:val="21"/>
                <w:szCs w:val="21"/>
              </w:rPr>
              <w:t>OpenStreetMap</w:t>
            </w:r>
          </w:p>
        </w:tc>
        <w:tc>
          <w:tcPr>
            <w:tcW w:w="660" w:type="dxa"/>
            <w:tcBorders>
              <w:top w:val="nil"/>
              <w:left w:val="nil"/>
              <w:bottom w:val="nil"/>
              <w:right w:val="nil"/>
            </w:tcBorders>
            <w:vAlign w:val="center"/>
          </w:tcPr>
          <w:p w14:paraId="1473464E"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255CDC61"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m:rPr>
                        <m:sty m:val="p"/>
                      </m:rPr>
                      <w:rPr>
                        <w:rFonts w:ascii="Cambria Math" w:hAnsi="Cambria Math" w:cs="Times New Roman"/>
                        <w:sz w:val="20"/>
                      </w:rPr>
                      <m:t>length of roads</m:t>
                    </m:r>
                  </m:num>
                  <m:den>
                    <m:r>
                      <m:rPr>
                        <m:sty m:val="p"/>
                      </m:rPr>
                      <w:rPr>
                        <w:rFonts w:ascii="Cambria Math" w:hAnsi="Cambria Math" w:cs="Times New Roman"/>
                        <w:sz w:val="20"/>
                      </w:rPr>
                      <m:t>total area</m:t>
                    </m:r>
                  </m:den>
                </m:f>
              </m:oMath>
            </m:oMathPara>
          </w:p>
        </w:tc>
      </w:tr>
      <w:tr w:rsidR="002D1AC9" w:rsidRPr="002D1AC9" w14:paraId="4E72FBBE" w14:textId="77777777">
        <w:trPr>
          <w:cantSplit/>
          <w:jc w:val="center"/>
        </w:trPr>
        <w:tc>
          <w:tcPr>
            <w:tcW w:w="2100" w:type="dxa"/>
            <w:tcBorders>
              <w:top w:val="nil"/>
              <w:left w:val="nil"/>
              <w:bottom w:val="nil"/>
              <w:right w:val="nil"/>
            </w:tcBorders>
            <w:vAlign w:val="center"/>
          </w:tcPr>
          <w:p w14:paraId="09942BC6" w14:textId="77777777" w:rsidR="000F7F57" w:rsidRPr="002D1AC9" w:rsidRDefault="0018557B">
            <w:pPr>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580" w:type="dxa"/>
            <w:tcBorders>
              <w:top w:val="nil"/>
              <w:left w:val="nil"/>
              <w:bottom w:val="nil"/>
              <w:right w:val="nil"/>
            </w:tcBorders>
            <w:vAlign w:val="center"/>
          </w:tcPr>
          <w:p w14:paraId="14600168"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EULUC-China </w:t>
            </w:r>
            <w:r>
              <w:rPr>
                <w:rFonts w:cs="Times New Roman"/>
                <w:sz w:val="21"/>
                <w:szCs w:val="21"/>
              </w:rPr>
              <w:t>土地利用数据</w:t>
            </w:r>
          </w:p>
        </w:tc>
        <w:tc>
          <w:tcPr>
            <w:tcW w:w="660" w:type="dxa"/>
            <w:tcBorders>
              <w:top w:val="nil"/>
              <w:left w:val="nil"/>
              <w:bottom w:val="nil"/>
              <w:right w:val="nil"/>
            </w:tcBorders>
            <w:vAlign w:val="center"/>
          </w:tcPr>
          <w:p w14:paraId="4222A848"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nil"/>
              <w:right w:val="nil"/>
            </w:tcBorders>
            <w:vAlign w:val="center"/>
          </w:tcPr>
          <w:p w14:paraId="469EA028" w14:textId="77777777" w:rsidR="000F7F57" w:rsidRPr="002D1AC9" w:rsidRDefault="00000000">
            <w:pPr>
              <w:widowControl/>
              <w:spacing w:after="20" w:line="276" w:lineRule="auto"/>
              <w:jc w:val="left"/>
              <w:rPr>
                <w:rFonts w:cs="Times New Roman"/>
                <w:sz w:val="21"/>
                <w:szCs w:val="21"/>
              </w:rPr>
            </w:pPr>
            <m:oMathPara>
              <m:oMath>
                <m:f>
                  <m:fPr>
                    <m:ctrlPr>
                      <w:rPr>
                        <w:rFonts w:ascii="Cambria Math" w:eastAsia="Cambria Math" w:hAnsi="Cambria Math" w:cs="Cambria Math"/>
                        <w:i/>
                        <w:sz w:val="20"/>
                      </w:rPr>
                    </m:ctrlPr>
                  </m:fPr>
                  <m:num>
                    <m:r>
                      <m:rPr>
                        <m:sty m:val="p"/>
                      </m:rPr>
                      <w:rPr>
                        <w:rFonts w:ascii="Cambria Math" w:hAnsi="Cambria Math" w:cs="Times New Roman"/>
                        <w:sz w:val="20"/>
                      </w:rPr>
                      <m:t>Area of residential land</m:t>
                    </m:r>
                  </m:num>
                  <m:den>
                    <m:r>
                      <m:rPr>
                        <m:sty m:val="p"/>
                      </m:rPr>
                      <w:rPr>
                        <w:rFonts w:ascii="Cambria Math" w:hAnsi="Cambria Math" w:cs="Times New Roman"/>
                        <w:sz w:val="20"/>
                      </w:rPr>
                      <m:t>total area</m:t>
                    </m:r>
                  </m:den>
                </m:f>
              </m:oMath>
            </m:oMathPara>
          </w:p>
        </w:tc>
      </w:tr>
      <w:tr w:rsidR="002D1AC9" w:rsidRPr="002D1AC9" w14:paraId="5BB94F8B" w14:textId="77777777">
        <w:trPr>
          <w:cantSplit/>
          <w:jc w:val="center"/>
        </w:trPr>
        <w:tc>
          <w:tcPr>
            <w:tcW w:w="9026" w:type="dxa"/>
            <w:gridSpan w:val="4"/>
            <w:tcBorders>
              <w:top w:val="single" w:sz="8" w:space="0" w:color="auto"/>
              <w:left w:val="nil"/>
              <w:bottom w:val="single" w:sz="4" w:space="0" w:color="auto"/>
              <w:right w:val="nil"/>
            </w:tcBorders>
            <w:vAlign w:val="center"/>
          </w:tcPr>
          <w:p w14:paraId="2C30805E" w14:textId="77777777" w:rsidR="000F7F57" w:rsidRPr="002D1AC9" w:rsidRDefault="0018557B">
            <w:pPr>
              <w:keepNext/>
              <w:widowControl/>
              <w:spacing w:after="20" w:line="276" w:lineRule="auto"/>
              <w:jc w:val="left"/>
              <w:rPr>
                <w:rFonts w:cs="Times New Roman"/>
                <w:b/>
                <w:sz w:val="21"/>
                <w:szCs w:val="21"/>
              </w:rPr>
            </w:pPr>
            <w:r>
              <w:rPr>
                <w:rFonts w:cs="Times New Roman"/>
                <w:b/>
                <w:sz w:val="21"/>
                <w:szCs w:val="21"/>
              </w:rPr>
              <w:t>城市结构变量</w:t>
            </w:r>
          </w:p>
        </w:tc>
      </w:tr>
      <w:tr w:rsidR="002D1AC9" w:rsidRPr="002D1AC9" w14:paraId="5C4543BD" w14:textId="77777777">
        <w:trPr>
          <w:cantSplit/>
          <w:jc w:val="center"/>
        </w:trPr>
        <w:tc>
          <w:tcPr>
            <w:tcW w:w="2100" w:type="dxa"/>
            <w:tcBorders>
              <w:top w:val="nil"/>
              <w:left w:val="nil"/>
              <w:bottom w:val="nil"/>
              <w:right w:val="nil"/>
            </w:tcBorders>
            <w:vAlign w:val="center"/>
          </w:tcPr>
          <w:p w14:paraId="6F2D6694"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距城市主中心（人民广场）的距离</w:t>
            </w:r>
          </w:p>
        </w:tc>
        <w:tc>
          <w:tcPr>
            <w:tcW w:w="1580" w:type="dxa"/>
            <w:tcBorders>
              <w:top w:val="nil"/>
              <w:left w:val="nil"/>
              <w:bottom w:val="nil"/>
              <w:right w:val="nil"/>
            </w:tcBorders>
            <w:vAlign w:val="center"/>
          </w:tcPr>
          <w:p w14:paraId="3BC528DD" w14:textId="77777777" w:rsidR="000F7F57" w:rsidRPr="002D1AC9" w:rsidRDefault="0018557B">
            <w:pPr>
              <w:widowControl/>
              <w:spacing w:after="20" w:line="276" w:lineRule="auto"/>
              <w:jc w:val="left"/>
              <w:rPr>
                <w:rFonts w:cs="Times New Roman"/>
                <w:sz w:val="21"/>
                <w:szCs w:val="21"/>
              </w:rPr>
            </w:pPr>
            <w:r>
              <w:rPr>
                <w:rFonts w:cs="Times New Roman"/>
                <w:sz w:val="21"/>
                <w:szCs w:val="21"/>
              </w:rPr>
              <w:t xml:space="preserve">LBS </w:t>
            </w:r>
            <w:r>
              <w:rPr>
                <w:rFonts w:cs="Times New Roman"/>
                <w:sz w:val="21"/>
                <w:szCs w:val="21"/>
              </w:rPr>
              <w:t>数据</w:t>
            </w:r>
          </w:p>
        </w:tc>
        <w:tc>
          <w:tcPr>
            <w:tcW w:w="660" w:type="dxa"/>
            <w:tcBorders>
              <w:top w:val="nil"/>
              <w:left w:val="nil"/>
              <w:bottom w:val="nil"/>
              <w:right w:val="nil"/>
            </w:tcBorders>
            <w:vAlign w:val="center"/>
          </w:tcPr>
          <w:p w14:paraId="15BD6BBF"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2021</w:t>
            </w:r>
          </w:p>
        </w:tc>
        <w:tc>
          <w:tcPr>
            <w:tcW w:w="4686" w:type="dxa"/>
            <w:tcBorders>
              <w:top w:val="nil"/>
              <w:left w:val="nil"/>
              <w:bottom w:val="nil"/>
              <w:right w:val="nil"/>
            </w:tcBorders>
            <w:vAlign w:val="center"/>
          </w:tcPr>
          <w:p w14:paraId="1EDB407A" w14:textId="77777777" w:rsidR="000F7F57" w:rsidRPr="002D1AC9" w:rsidRDefault="0018557B">
            <w:pPr>
              <w:widowControl/>
              <w:spacing w:after="20" w:line="276" w:lineRule="auto"/>
              <w:jc w:val="left"/>
              <w:rPr>
                <w:rFonts w:cs="Times New Roman"/>
                <w:sz w:val="21"/>
                <w:szCs w:val="21"/>
              </w:rPr>
            </w:pPr>
            <w:r>
              <w:rPr>
                <w:rFonts w:cs="Times New Roman"/>
                <w:sz w:val="21"/>
                <w:szCs w:val="21"/>
              </w:rPr>
              <w:t>距城市主中心的欧氏距离</w:t>
            </w:r>
          </w:p>
        </w:tc>
      </w:tr>
      <w:tr w:rsidR="002D1AC9" w:rsidRPr="002D1AC9" w14:paraId="0C5DD506" w14:textId="77777777">
        <w:trPr>
          <w:cantSplit/>
          <w:jc w:val="center"/>
        </w:trPr>
        <w:tc>
          <w:tcPr>
            <w:tcW w:w="2100" w:type="dxa"/>
            <w:tcBorders>
              <w:top w:val="nil"/>
              <w:left w:val="nil"/>
              <w:bottom w:val="single" w:sz="4" w:space="0" w:color="auto"/>
              <w:right w:val="nil"/>
            </w:tcBorders>
            <w:vAlign w:val="center"/>
          </w:tcPr>
          <w:p w14:paraId="68448512" w14:textId="77777777" w:rsidR="000F7F57" w:rsidRPr="002D1AC9" w:rsidRDefault="0018557B">
            <w:pPr>
              <w:widowControl/>
              <w:spacing w:after="20" w:line="276" w:lineRule="auto"/>
              <w:jc w:val="left"/>
              <w:rPr>
                <w:rFonts w:cs="Times New Roman"/>
                <w:sz w:val="21"/>
                <w:szCs w:val="21"/>
              </w:rPr>
            </w:pPr>
            <w:r>
              <w:rPr>
                <w:rFonts w:cs="Times New Roman"/>
                <w:sz w:val="21"/>
                <w:szCs w:val="21"/>
              </w:rPr>
              <w:t>住房价格</w:t>
            </w:r>
          </w:p>
        </w:tc>
        <w:tc>
          <w:tcPr>
            <w:tcW w:w="1580" w:type="dxa"/>
            <w:tcBorders>
              <w:top w:val="nil"/>
              <w:left w:val="nil"/>
              <w:bottom w:val="single" w:sz="4" w:space="0" w:color="auto"/>
              <w:right w:val="nil"/>
            </w:tcBorders>
            <w:vAlign w:val="center"/>
          </w:tcPr>
          <w:p w14:paraId="27B1F475"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安居客</w:t>
            </w:r>
            <w:r>
              <w:rPr>
                <w:rFonts w:cs="Times New Roman"/>
                <w:sz w:val="21"/>
                <w:szCs w:val="21"/>
              </w:rPr>
              <w:t xml:space="preserve"> (https://www.anjuke.com)</w:t>
            </w:r>
          </w:p>
        </w:tc>
        <w:tc>
          <w:tcPr>
            <w:tcW w:w="660" w:type="dxa"/>
            <w:tcBorders>
              <w:top w:val="nil"/>
              <w:left w:val="nil"/>
              <w:bottom w:val="single" w:sz="4" w:space="0" w:color="auto"/>
              <w:right w:val="nil"/>
            </w:tcBorders>
            <w:vAlign w:val="center"/>
          </w:tcPr>
          <w:p w14:paraId="70FBFC13"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2022</w:t>
            </w:r>
          </w:p>
        </w:tc>
        <w:tc>
          <w:tcPr>
            <w:tcW w:w="4686" w:type="dxa"/>
            <w:tcBorders>
              <w:top w:val="nil"/>
              <w:left w:val="nil"/>
              <w:bottom w:val="single" w:sz="4" w:space="0" w:color="auto"/>
              <w:right w:val="nil"/>
            </w:tcBorders>
            <w:vAlign w:val="center"/>
          </w:tcPr>
          <w:p w14:paraId="0E02615D" w14:textId="77777777" w:rsidR="000F7F57" w:rsidRPr="002D1AC9" w:rsidRDefault="0018557B">
            <w:pPr>
              <w:widowControl/>
              <w:spacing w:after="20" w:line="276" w:lineRule="auto"/>
              <w:jc w:val="left"/>
              <w:rPr>
                <w:rFonts w:cs="Times New Roman"/>
                <w:sz w:val="21"/>
                <w:szCs w:val="21"/>
              </w:rPr>
            </w:pPr>
            <w:r>
              <w:rPr>
                <w:rFonts w:cs="Times New Roman"/>
                <w:sz w:val="21"/>
                <w:szCs w:val="21"/>
              </w:rPr>
              <w:t>工作地的平均住房价格</w:t>
            </w:r>
          </w:p>
        </w:tc>
      </w:tr>
    </w:tbl>
    <w:p w14:paraId="71E62514" w14:textId="77777777" w:rsidR="00200083" w:rsidRDefault="00200083">
      <w:pPr>
        <w:widowControl/>
        <w:spacing w:after="60" w:line="360" w:lineRule="auto"/>
        <w:ind w:firstLine="480"/>
        <w:rPr>
          <w:rFonts w:cs="Times New Roman"/>
        </w:rPr>
      </w:pPr>
    </w:p>
    <w:p w14:paraId="06C20F6A" w14:textId="5A57B5CB" w:rsidR="000F7F57" w:rsidRPr="002D1AC9" w:rsidRDefault="0018557B">
      <w:pPr>
        <w:widowControl/>
        <w:spacing w:after="60" w:line="360" w:lineRule="auto"/>
        <w:ind w:firstLine="480"/>
        <w:rPr>
          <w:rFonts w:cs="Times New Roman"/>
        </w:rPr>
      </w:pPr>
      <w:r>
        <w:rPr>
          <w:rFonts w:cs="Times New Roman"/>
        </w:rPr>
        <w:t xml:space="preserve">2 km </w:t>
      </w:r>
      <w:r>
        <w:rPr>
          <w:rFonts w:cs="Times New Roman"/>
        </w:rPr>
        <w:t>网格单元层面长距离通勤分析所用因变量与自变量的描述性统计见表</w:t>
      </w:r>
      <w:r>
        <w:rPr>
          <w:rFonts w:cs="Times New Roman"/>
        </w:rPr>
        <w:t>4</w:t>
      </w:r>
      <w:r>
        <w:rPr>
          <w:rFonts w:cs="Times New Roman"/>
        </w:rPr>
        <w:t>。</w:t>
      </w:r>
    </w:p>
    <w:p w14:paraId="5DD60CE1" w14:textId="77777777" w:rsidR="000F7F57" w:rsidRPr="002D1AC9" w:rsidRDefault="0018557B">
      <w:pPr>
        <w:widowControl/>
        <w:spacing w:line="80" w:lineRule="exact"/>
        <w:ind w:firstLine="480"/>
        <w:rPr>
          <w:rFonts w:cs="Times New Roman"/>
        </w:rPr>
      </w:pPr>
      <w:r w:rsidRPr="002D1AC9">
        <w:rPr>
          <w:rFonts w:cs="Times New Roman"/>
        </w:rPr>
        <w:br/>
      </w:r>
    </w:p>
    <w:p w14:paraId="77B8F67E" w14:textId="77777777" w:rsidR="000F7F57" w:rsidRPr="002D1AC9" w:rsidRDefault="0018557B">
      <w:pPr>
        <w:pStyle w:val="Caption"/>
        <w:keepNext/>
        <w:keepLines/>
        <w:widowControl/>
        <w:spacing w:before="80" w:after="120" w:line="276" w:lineRule="auto"/>
        <w:rPr>
          <w:sz w:val="22"/>
          <w:szCs w:val="22"/>
        </w:rPr>
      </w:pPr>
      <w:bookmarkStart w:id="71" w:name="_Ref219034190"/>
      <w:r>
        <w:rPr>
          <w:sz w:val="22"/>
          <w:szCs w:val="22"/>
        </w:rPr>
        <w:lastRenderedPageBreak/>
        <w:t>表</w:t>
      </w:r>
      <w:r>
        <w:rPr>
          <w:sz w:val="22"/>
          <w:szCs w:val="22"/>
        </w:rPr>
        <w:t xml:space="preserve">4 </w:t>
      </w:r>
      <w:r>
        <w:rPr>
          <w:sz w:val="22"/>
          <w:szCs w:val="22"/>
        </w:rPr>
        <w:t>网格单元层面长距离通勤模型变量的描述性统计</w:t>
      </w:r>
      <w:bookmarkEnd w:id="7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2070"/>
        <w:gridCol w:w="1230"/>
        <w:gridCol w:w="1213"/>
        <w:gridCol w:w="2070"/>
        <w:gridCol w:w="1230"/>
        <w:gridCol w:w="1213"/>
      </w:tblGrid>
      <w:tr w:rsidR="002D1AC9" w:rsidRPr="002D1AC9" w14:paraId="56626531" w14:textId="77777777">
        <w:trPr>
          <w:cantSplit/>
          <w:tblHeader/>
          <w:jc w:val="center"/>
        </w:trPr>
        <w:tc>
          <w:tcPr>
            <w:tcW w:w="2070" w:type="dxa"/>
            <w:tcBorders>
              <w:top w:val="single" w:sz="8" w:space="0" w:color="auto"/>
              <w:left w:val="nil"/>
              <w:bottom w:val="single" w:sz="4" w:space="0" w:color="auto"/>
              <w:right w:val="nil"/>
            </w:tcBorders>
            <w:vAlign w:val="center"/>
          </w:tcPr>
          <w:p w14:paraId="0DD5290D"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230" w:type="dxa"/>
            <w:tcBorders>
              <w:top w:val="single" w:sz="8" w:space="0" w:color="auto"/>
              <w:left w:val="nil"/>
              <w:bottom w:val="single" w:sz="4" w:space="0" w:color="auto"/>
              <w:right w:val="nil"/>
            </w:tcBorders>
            <w:vAlign w:val="center"/>
          </w:tcPr>
          <w:p w14:paraId="45949324"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均值</w:t>
            </w:r>
          </w:p>
        </w:tc>
        <w:tc>
          <w:tcPr>
            <w:tcW w:w="1213" w:type="dxa"/>
            <w:tcBorders>
              <w:top w:val="single" w:sz="8" w:space="0" w:color="auto"/>
              <w:left w:val="nil"/>
              <w:bottom w:val="single" w:sz="4" w:space="0" w:color="auto"/>
              <w:right w:val="nil"/>
            </w:tcBorders>
            <w:vAlign w:val="center"/>
          </w:tcPr>
          <w:p w14:paraId="6FDDA77D"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标准差</w:t>
            </w:r>
          </w:p>
        </w:tc>
        <w:tc>
          <w:tcPr>
            <w:tcW w:w="2070" w:type="dxa"/>
            <w:tcBorders>
              <w:top w:val="single" w:sz="8" w:space="0" w:color="auto"/>
              <w:left w:val="nil"/>
              <w:bottom w:val="single" w:sz="4" w:space="0" w:color="auto"/>
              <w:right w:val="nil"/>
            </w:tcBorders>
            <w:vAlign w:val="center"/>
          </w:tcPr>
          <w:p w14:paraId="256F5754"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230" w:type="dxa"/>
            <w:tcBorders>
              <w:top w:val="single" w:sz="8" w:space="0" w:color="auto"/>
              <w:left w:val="nil"/>
              <w:bottom w:val="single" w:sz="4" w:space="0" w:color="auto"/>
              <w:right w:val="nil"/>
            </w:tcBorders>
            <w:vAlign w:val="center"/>
          </w:tcPr>
          <w:p w14:paraId="3B76012A"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均值</w:t>
            </w:r>
          </w:p>
        </w:tc>
        <w:tc>
          <w:tcPr>
            <w:tcW w:w="1213" w:type="dxa"/>
            <w:tcBorders>
              <w:top w:val="single" w:sz="8" w:space="0" w:color="auto"/>
              <w:left w:val="nil"/>
              <w:bottom w:val="single" w:sz="4" w:space="0" w:color="auto"/>
              <w:right w:val="nil"/>
            </w:tcBorders>
            <w:vAlign w:val="center"/>
          </w:tcPr>
          <w:p w14:paraId="39178552"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标准差</w:t>
            </w:r>
          </w:p>
        </w:tc>
      </w:tr>
      <w:tr w:rsidR="002D1AC9" w:rsidRPr="002D1AC9" w14:paraId="732D9136" w14:textId="77777777">
        <w:trPr>
          <w:cantSplit/>
          <w:jc w:val="center"/>
        </w:trPr>
        <w:tc>
          <w:tcPr>
            <w:tcW w:w="2070" w:type="dxa"/>
            <w:tcBorders>
              <w:top w:val="single" w:sz="4" w:space="0" w:color="auto"/>
              <w:left w:val="nil"/>
              <w:bottom w:val="nil"/>
              <w:right w:val="nil"/>
            </w:tcBorders>
            <w:vAlign w:val="center"/>
          </w:tcPr>
          <w:p w14:paraId="17D0F0CE"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长距离通勤出行比例（</w:t>
            </w:r>
            <w:r>
              <w:rPr>
                <w:rFonts w:cs="Times New Roman"/>
                <w:sz w:val="21"/>
                <w:szCs w:val="21"/>
              </w:rPr>
              <w:t>%</w:t>
            </w:r>
            <w:r>
              <w:rPr>
                <w:rFonts w:cs="Times New Roman"/>
                <w:sz w:val="21"/>
                <w:szCs w:val="21"/>
              </w:rPr>
              <w:t>）</w:t>
            </w:r>
          </w:p>
        </w:tc>
        <w:tc>
          <w:tcPr>
            <w:tcW w:w="1230" w:type="dxa"/>
            <w:tcBorders>
              <w:top w:val="single" w:sz="4" w:space="0" w:color="auto"/>
              <w:left w:val="nil"/>
              <w:bottom w:val="nil"/>
              <w:right w:val="nil"/>
            </w:tcBorders>
            <w:vAlign w:val="center"/>
          </w:tcPr>
          <w:p w14:paraId="45B2C6C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0.15</w:t>
            </w:r>
          </w:p>
        </w:tc>
        <w:tc>
          <w:tcPr>
            <w:tcW w:w="1213" w:type="dxa"/>
            <w:tcBorders>
              <w:top w:val="single" w:sz="4" w:space="0" w:color="auto"/>
              <w:left w:val="nil"/>
              <w:bottom w:val="nil"/>
              <w:right w:val="nil"/>
            </w:tcBorders>
            <w:vAlign w:val="center"/>
          </w:tcPr>
          <w:p w14:paraId="7681C0F9"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0.05</w:t>
            </w:r>
          </w:p>
        </w:tc>
        <w:tc>
          <w:tcPr>
            <w:tcW w:w="2070" w:type="dxa"/>
            <w:tcBorders>
              <w:top w:val="single" w:sz="4" w:space="0" w:color="auto"/>
              <w:left w:val="nil"/>
              <w:bottom w:val="nil"/>
              <w:right w:val="nil"/>
            </w:tcBorders>
            <w:vAlign w:val="center"/>
          </w:tcPr>
          <w:p w14:paraId="6AD4FF20"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230" w:type="dxa"/>
            <w:tcBorders>
              <w:top w:val="single" w:sz="4" w:space="0" w:color="auto"/>
              <w:left w:val="nil"/>
              <w:bottom w:val="nil"/>
              <w:right w:val="nil"/>
            </w:tcBorders>
            <w:vAlign w:val="center"/>
          </w:tcPr>
          <w:p w14:paraId="084C536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0.41</w:t>
            </w:r>
          </w:p>
        </w:tc>
        <w:tc>
          <w:tcPr>
            <w:tcW w:w="1213" w:type="dxa"/>
            <w:tcBorders>
              <w:top w:val="single" w:sz="4" w:space="0" w:color="auto"/>
              <w:left w:val="nil"/>
              <w:bottom w:val="nil"/>
              <w:right w:val="nil"/>
            </w:tcBorders>
            <w:vAlign w:val="center"/>
          </w:tcPr>
          <w:p w14:paraId="73287C1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0.25</w:t>
            </w:r>
          </w:p>
        </w:tc>
      </w:tr>
      <w:tr w:rsidR="002D1AC9" w:rsidRPr="002D1AC9" w14:paraId="4FDF24E5" w14:textId="77777777">
        <w:trPr>
          <w:cantSplit/>
          <w:jc w:val="center"/>
        </w:trPr>
        <w:tc>
          <w:tcPr>
            <w:tcW w:w="2070" w:type="dxa"/>
            <w:tcBorders>
              <w:top w:val="nil"/>
              <w:left w:val="nil"/>
              <w:bottom w:val="nil"/>
              <w:right w:val="nil"/>
            </w:tcBorders>
            <w:vAlign w:val="center"/>
          </w:tcPr>
          <w:p w14:paraId="3628C56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容积率</w:t>
            </w:r>
          </w:p>
        </w:tc>
        <w:tc>
          <w:tcPr>
            <w:tcW w:w="1230" w:type="dxa"/>
            <w:tcBorders>
              <w:top w:val="nil"/>
              <w:left w:val="nil"/>
              <w:bottom w:val="nil"/>
              <w:right w:val="nil"/>
            </w:tcBorders>
            <w:vAlign w:val="center"/>
          </w:tcPr>
          <w:p w14:paraId="552A7D0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1.16</w:t>
            </w:r>
          </w:p>
        </w:tc>
        <w:tc>
          <w:tcPr>
            <w:tcW w:w="1213" w:type="dxa"/>
            <w:tcBorders>
              <w:top w:val="nil"/>
              <w:left w:val="nil"/>
              <w:bottom w:val="nil"/>
              <w:right w:val="nil"/>
            </w:tcBorders>
            <w:vAlign w:val="center"/>
          </w:tcPr>
          <w:p w14:paraId="5A0A4EC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0.50</w:t>
            </w:r>
          </w:p>
        </w:tc>
        <w:tc>
          <w:tcPr>
            <w:tcW w:w="2070" w:type="dxa"/>
            <w:tcBorders>
              <w:top w:val="nil"/>
              <w:left w:val="nil"/>
              <w:bottom w:val="nil"/>
              <w:right w:val="nil"/>
            </w:tcBorders>
            <w:vAlign w:val="center"/>
          </w:tcPr>
          <w:p w14:paraId="587C0F37"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距城市主中心（人民广场）的距离</w:t>
            </w:r>
            <w:r>
              <w:rPr>
                <w:rFonts w:cs="Times New Roman"/>
                <w:sz w:val="21"/>
                <w:szCs w:val="21"/>
              </w:rPr>
              <w:t xml:space="preserve"> (km)</w:t>
            </w:r>
          </w:p>
        </w:tc>
        <w:tc>
          <w:tcPr>
            <w:tcW w:w="1230" w:type="dxa"/>
            <w:tcBorders>
              <w:top w:val="nil"/>
              <w:left w:val="nil"/>
              <w:bottom w:val="nil"/>
              <w:right w:val="nil"/>
            </w:tcBorders>
            <w:vAlign w:val="center"/>
          </w:tcPr>
          <w:p w14:paraId="2A60874D"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14.32</w:t>
            </w:r>
          </w:p>
        </w:tc>
        <w:tc>
          <w:tcPr>
            <w:tcW w:w="1213" w:type="dxa"/>
            <w:tcBorders>
              <w:top w:val="nil"/>
              <w:left w:val="nil"/>
              <w:bottom w:val="nil"/>
              <w:right w:val="nil"/>
            </w:tcBorders>
            <w:vAlign w:val="center"/>
          </w:tcPr>
          <w:p w14:paraId="5433520A"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5.30</w:t>
            </w:r>
          </w:p>
        </w:tc>
      </w:tr>
      <w:tr w:rsidR="002D1AC9" w:rsidRPr="002D1AC9" w14:paraId="72DA42DE" w14:textId="77777777">
        <w:trPr>
          <w:cantSplit/>
          <w:jc w:val="center"/>
        </w:trPr>
        <w:tc>
          <w:tcPr>
            <w:tcW w:w="2070" w:type="dxa"/>
            <w:tcBorders>
              <w:top w:val="nil"/>
              <w:left w:val="nil"/>
              <w:bottom w:val="nil"/>
              <w:right w:val="nil"/>
            </w:tcBorders>
            <w:vAlign w:val="center"/>
          </w:tcPr>
          <w:p w14:paraId="3E97482C"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土地利用混合度</w:t>
            </w:r>
          </w:p>
        </w:tc>
        <w:tc>
          <w:tcPr>
            <w:tcW w:w="1230" w:type="dxa"/>
            <w:tcBorders>
              <w:top w:val="nil"/>
              <w:left w:val="nil"/>
              <w:bottom w:val="nil"/>
              <w:right w:val="nil"/>
            </w:tcBorders>
            <w:vAlign w:val="center"/>
          </w:tcPr>
          <w:p w14:paraId="4CB897CD"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0.71</w:t>
            </w:r>
          </w:p>
        </w:tc>
        <w:tc>
          <w:tcPr>
            <w:tcW w:w="1213" w:type="dxa"/>
            <w:tcBorders>
              <w:top w:val="nil"/>
              <w:left w:val="nil"/>
              <w:bottom w:val="nil"/>
              <w:right w:val="nil"/>
            </w:tcBorders>
            <w:vAlign w:val="center"/>
          </w:tcPr>
          <w:p w14:paraId="60A468D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0.10</w:t>
            </w:r>
          </w:p>
        </w:tc>
        <w:tc>
          <w:tcPr>
            <w:tcW w:w="2070" w:type="dxa"/>
            <w:tcBorders>
              <w:top w:val="nil"/>
              <w:left w:val="nil"/>
              <w:bottom w:val="nil"/>
              <w:right w:val="nil"/>
            </w:tcBorders>
            <w:vAlign w:val="center"/>
          </w:tcPr>
          <w:p w14:paraId="1E55EF7F"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w:t>
            </w:r>
            <w:r>
              <w:rPr>
                <w:rFonts w:cs="Times New Roman"/>
                <w:sz w:val="21"/>
                <w:szCs w:val="21"/>
              </w:rPr>
              <w:t xml:space="preserve"> (yuan/m</w:t>
            </w:r>
            <w:r>
              <w:rPr>
                <w:rFonts w:cs="Times New Roman"/>
                <w:sz w:val="21"/>
                <w:szCs w:val="21"/>
                <w:vertAlign w:val="superscript"/>
              </w:rPr>
              <w:t>2</w:t>
            </w:r>
            <w:r>
              <w:rPr>
                <w:rFonts w:cs="Times New Roman"/>
                <w:sz w:val="21"/>
                <w:szCs w:val="21"/>
              </w:rPr>
              <w:t>)</w:t>
            </w:r>
          </w:p>
        </w:tc>
        <w:tc>
          <w:tcPr>
            <w:tcW w:w="1230" w:type="dxa"/>
            <w:tcBorders>
              <w:top w:val="nil"/>
              <w:left w:val="nil"/>
              <w:bottom w:val="nil"/>
              <w:right w:val="nil"/>
            </w:tcBorders>
            <w:vAlign w:val="center"/>
          </w:tcPr>
          <w:p w14:paraId="61D19F3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53,175.21</w:t>
            </w:r>
          </w:p>
        </w:tc>
        <w:tc>
          <w:tcPr>
            <w:tcW w:w="1213" w:type="dxa"/>
            <w:tcBorders>
              <w:top w:val="nil"/>
              <w:left w:val="nil"/>
              <w:bottom w:val="nil"/>
              <w:right w:val="nil"/>
            </w:tcBorders>
            <w:vAlign w:val="center"/>
          </w:tcPr>
          <w:p w14:paraId="41D711FF"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21,260.65</w:t>
            </w:r>
          </w:p>
        </w:tc>
      </w:tr>
      <w:tr w:rsidR="002D1AC9" w:rsidRPr="002D1AC9" w14:paraId="130506B1" w14:textId="77777777">
        <w:trPr>
          <w:cantSplit/>
          <w:jc w:val="center"/>
        </w:trPr>
        <w:tc>
          <w:tcPr>
            <w:tcW w:w="2070" w:type="dxa"/>
            <w:tcBorders>
              <w:top w:val="nil"/>
              <w:left w:val="nil"/>
              <w:bottom w:val="nil"/>
              <w:right w:val="nil"/>
            </w:tcBorders>
            <w:vAlign w:val="center"/>
          </w:tcPr>
          <w:p w14:paraId="3A4439AE"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距地铁站的距离</w:t>
            </w:r>
            <w:r>
              <w:rPr>
                <w:rFonts w:cs="Times New Roman"/>
                <w:sz w:val="21"/>
                <w:szCs w:val="21"/>
              </w:rPr>
              <w:t xml:space="preserve"> (km)</w:t>
            </w:r>
          </w:p>
        </w:tc>
        <w:tc>
          <w:tcPr>
            <w:tcW w:w="1230" w:type="dxa"/>
            <w:tcBorders>
              <w:top w:val="nil"/>
              <w:left w:val="nil"/>
              <w:bottom w:val="nil"/>
              <w:right w:val="nil"/>
            </w:tcBorders>
            <w:vAlign w:val="center"/>
          </w:tcPr>
          <w:p w14:paraId="6665ABF0"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1.46</w:t>
            </w:r>
          </w:p>
        </w:tc>
        <w:tc>
          <w:tcPr>
            <w:tcW w:w="1213" w:type="dxa"/>
            <w:tcBorders>
              <w:top w:val="nil"/>
              <w:left w:val="nil"/>
              <w:bottom w:val="nil"/>
              <w:right w:val="nil"/>
            </w:tcBorders>
            <w:vAlign w:val="center"/>
          </w:tcPr>
          <w:p w14:paraId="65820D52"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1.06</w:t>
            </w:r>
          </w:p>
        </w:tc>
        <w:tc>
          <w:tcPr>
            <w:tcW w:w="2070" w:type="dxa"/>
            <w:tcBorders>
              <w:top w:val="nil"/>
              <w:left w:val="nil"/>
              <w:bottom w:val="nil"/>
              <w:right w:val="nil"/>
            </w:tcBorders>
            <w:vAlign w:val="center"/>
          </w:tcPr>
          <w:p w14:paraId="4945FBA6"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230" w:type="dxa"/>
            <w:tcBorders>
              <w:top w:val="nil"/>
              <w:left w:val="nil"/>
              <w:bottom w:val="nil"/>
              <w:right w:val="nil"/>
            </w:tcBorders>
            <w:vAlign w:val="center"/>
          </w:tcPr>
          <w:p w14:paraId="1CD3E89F"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0.31</w:t>
            </w:r>
          </w:p>
        </w:tc>
        <w:tc>
          <w:tcPr>
            <w:tcW w:w="1213" w:type="dxa"/>
            <w:tcBorders>
              <w:top w:val="nil"/>
              <w:left w:val="nil"/>
              <w:bottom w:val="nil"/>
              <w:right w:val="nil"/>
            </w:tcBorders>
            <w:vAlign w:val="center"/>
          </w:tcPr>
          <w:p w14:paraId="088FE30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0.08</w:t>
            </w:r>
          </w:p>
        </w:tc>
      </w:tr>
      <w:tr w:rsidR="002D1AC9" w:rsidRPr="002D1AC9" w14:paraId="39A5DC9E" w14:textId="77777777">
        <w:trPr>
          <w:cantSplit/>
          <w:jc w:val="center"/>
        </w:trPr>
        <w:tc>
          <w:tcPr>
            <w:tcW w:w="2070" w:type="dxa"/>
            <w:tcBorders>
              <w:top w:val="nil"/>
              <w:left w:val="nil"/>
              <w:bottom w:val="single" w:sz="8" w:space="0" w:color="auto"/>
              <w:right w:val="nil"/>
            </w:tcBorders>
            <w:vAlign w:val="center"/>
          </w:tcPr>
          <w:p w14:paraId="42DE7FE7" w14:textId="77777777" w:rsidR="000F7F57" w:rsidRPr="002D1AC9" w:rsidRDefault="0018557B">
            <w:pPr>
              <w:widowControl/>
              <w:spacing w:after="20" w:line="276" w:lineRule="auto"/>
              <w:jc w:val="left"/>
              <w:rPr>
                <w:rFonts w:cs="Times New Roman"/>
                <w:sz w:val="21"/>
                <w:szCs w:val="21"/>
              </w:rPr>
            </w:pPr>
            <w:r>
              <w:rPr>
                <w:rFonts w:cs="Times New Roman"/>
                <w:sz w:val="21"/>
                <w:szCs w:val="21"/>
              </w:rPr>
              <w:t>道路密度</w:t>
            </w:r>
            <w:r>
              <w:rPr>
                <w:rFonts w:cs="Times New Roman"/>
                <w:sz w:val="21"/>
                <w:szCs w:val="21"/>
              </w:rPr>
              <w:t xml:space="preserve"> (km/km</w:t>
            </w:r>
            <w:r>
              <w:rPr>
                <w:rFonts w:cs="Times New Roman"/>
                <w:sz w:val="21"/>
                <w:szCs w:val="21"/>
                <w:vertAlign w:val="superscript"/>
              </w:rPr>
              <w:t>2</w:t>
            </w:r>
            <w:r>
              <w:rPr>
                <w:rFonts w:cs="Times New Roman"/>
                <w:sz w:val="21"/>
                <w:szCs w:val="21"/>
              </w:rPr>
              <w:t>)</w:t>
            </w:r>
          </w:p>
        </w:tc>
        <w:tc>
          <w:tcPr>
            <w:tcW w:w="1230" w:type="dxa"/>
            <w:tcBorders>
              <w:top w:val="nil"/>
              <w:left w:val="nil"/>
              <w:bottom w:val="single" w:sz="8" w:space="0" w:color="auto"/>
              <w:right w:val="nil"/>
            </w:tcBorders>
            <w:vAlign w:val="center"/>
          </w:tcPr>
          <w:p w14:paraId="6CDDA552"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hint="eastAsia"/>
                <w:sz w:val="21"/>
                <w:szCs w:val="21"/>
              </w:rPr>
              <w:t>1.10</w:t>
            </w:r>
          </w:p>
        </w:tc>
        <w:tc>
          <w:tcPr>
            <w:tcW w:w="1213" w:type="dxa"/>
            <w:tcBorders>
              <w:top w:val="nil"/>
              <w:left w:val="nil"/>
              <w:bottom w:val="single" w:sz="8" w:space="0" w:color="auto"/>
              <w:right w:val="nil"/>
            </w:tcBorders>
            <w:vAlign w:val="center"/>
          </w:tcPr>
          <w:p w14:paraId="0E1C23EB"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0.48</w:t>
            </w:r>
          </w:p>
        </w:tc>
        <w:tc>
          <w:tcPr>
            <w:tcW w:w="2070" w:type="dxa"/>
            <w:tcBorders>
              <w:top w:val="nil"/>
              <w:left w:val="nil"/>
              <w:bottom w:val="single" w:sz="8" w:space="0" w:color="auto"/>
              <w:right w:val="nil"/>
            </w:tcBorders>
            <w:vAlign w:val="center"/>
          </w:tcPr>
          <w:p w14:paraId="689A9BDA" w14:textId="77777777" w:rsidR="000F7F57" w:rsidRPr="002D1AC9" w:rsidRDefault="0018557B">
            <w:pPr>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230" w:type="dxa"/>
            <w:tcBorders>
              <w:top w:val="nil"/>
              <w:left w:val="nil"/>
              <w:bottom w:val="single" w:sz="8" w:space="0" w:color="auto"/>
              <w:right w:val="nil"/>
            </w:tcBorders>
            <w:vAlign w:val="center"/>
          </w:tcPr>
          <w:p w14:paraId="0E59DDDA" w14:textId="77777777" w:rsidR="000F7F57" w:rsidRPr="002D1AC9" w:rsidRDefault="0018557B">
            <w:pPr>
              <w:widowControl/>
              <w:spacing w:after="20" w:line="276" w:lineRule="auto"/>
              <w:jc w:val="center"/>
              <w:rPr>
                <w:rFonts w:cs="Times New Roman"/>
                <w:sz w:val="21"/>
                <w:szCs w:val="21"/>
                <w:highlight w:val="yellow"/>
              </w:rPr>
            </w:pPr>
            <w:r w:rsidRPr="002D1AC9">
              <w:rPr>
                <w:rFonts w:cs="Times New Roman"/>
                <w:sz w:val="21"/>
                <w:szCs w:val="21"/>
              </w:rPr>
              <w:t>0.48</w:t>
            </w:r>
          </w:p>
        </w:tc>
        <w:tc>
          <w:tcPr>
            <w:tcW w:w="1213" w:type="dxa"/>
            <w:tcBorders>
              <w:top w:val="nil"/>
              <w:left w:val="nil"/>
              <w:bottom w:val="single" w:sz="8" w:space="0" w:color="auto"/>
              <w:right w:val="nil"/>
            </w:tcBorders>
            <w:vAlign w:val="center"/>
          </w:tcPr>
          <w:p w14:paraId="28A0BE00"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0.05</w:t>
            </w:r>
          </w:p>
        </w:tc>
      </w:tr>
    </w:tbl>
    <w:p w14:paraId="2B0D7257"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基于机器学习的回归模型</w:t>
      </w:r>
    </w:p>
    <w:p w14:paraId="3DE83E62" w14:textId="7845A690" w:rsidR="000F7F57" w:rsidRPr="002D1AC9" w:rsidRDefault="0018557B">
      <w:pPr>
        <w:widowControl/>
        <w:spacing w:after="60" w:line="360" w:lineRule="auto"/>
        <w:ind w:firstLine="480"/>
        <w:rPr>
          <w:rFonts w:cs="Times New Roman"/>
        </w:rPr>
      </w:pPr>
      <w:r>
        <w:rPr>
          <w:rFonts w:cs="Times New Roman"/>
        </w:rPr>
        <w:t>本文采用基于机器学习的回归模型，探索</w:t>
      </w:r>
      <w:r w:rsidR="003D7A33">
        <w:rPr>
          <w:rFonts w:cs="Times New Roman"/>
        </w:rPr>
        <w:t>通勤出行</w:t>
      </w:r>
      <w:r>
        <w:rPr>
          <w:rFonts w:cs="Times New Roman"/>
        </w:rPr>
        <w:t>与其</w:t>
      </w:r>
      <w:r w:rsidR="003D7A33">
        <w:rPr>
          <w:rFonts w:cs="Times New Roman"/>
        </w:rPr>
        <w:t>影响因素</w:t>
      </w:r>
      <w:r>
        <w:rPr>
          <w:rFonts w:cs="Times New Roman"/>
        </w:rPr>
        <w:t>之间的非线性关系。早期通勤研究通常使用线性模型</w:t>
      </w:r>
      <w:r w:rsidR="00F52817">
        <w:rPr>
          <w:rFonts w:cs="Times New Roman"/>
        </w:rPr>
        <w:t>挖掘</w:t>
      </w:r>
      <w:r w:rsidR="003D7A33">
        <w:rPr>
          <w:rFonts w:cs="Times New Roman"/>
        </w:rPr>
        <w:t>通勤出行</w:t>
      </w:r>
      <w:r>
        <w:rPr>
          <w:rFonts w:cs="Times New Roman"/>
        </w:rPr>
        <w:t>的</w:t>
      </w:r>
      <w:r w:rsidR="003D7A33">
        <w:rPr>
          <w:rFonts w:cs="Times New Roman"/>
        </w:rPr>
        <w:t>影响因素</w:t>
      </w:r>
      <w:r>
        <w:rPr>
          <w:rFonts w:cs="Times New Roman"/>
        </w:rPr>
        <w:t>。然而，阈值关系已在城市研究中受到广泛关注，例如人口密度对通勤距离的影响会在高密度地区迅速减弱</w:t>
      </w:r>
      <w:r>
        <w:rPr>
          <w:rFonts w:cs="Times New Roman"/>
        </w:rPr>
        <w:t xml:space="preserve"> (Liu &amp; Xiao, 2023)</w:t>
      </w:r>
      <w:r>
        <w:rPr>
          <w:rFonts w:cs="Times New Roman"/>
        </w:rPr>
        <w:t>。同时，本文认为，这种非线性关系源于城市环境与社会差异之间的交互作用</w:t>
      </w:r>
      <w:r>
        <w:rPr>
          <w:rFonts w:cs="Times New Roman"/>
        </w:rPr>
        <w:t xml:space="preserve"> (Tong et al., 2022)</w:t>
      </w:r>
      <w:r>
        <w:rPr>
          <w:rFonts w:cs="Times New Roman"/>
        </w:rPr>
        <w:t>。</w:t>
      </w:r>
    </w:p>
    <w:p w14:paraId="11AE1A15" w14:textId="06A5E19E" w:rsidR="000F7F57" w:rsidRPr="002D1AC9" w:rsidRDefault="0018557B">
      <w:pPr>
        <w:widowControl/>
        <w:spacing w:after="60" w:line="360" w:lineRule="auto"/>
        <w:ind w:firstLine="480"/>
        <w:rPr>
          <w:rFonts w:cs="Times New Roman"/>
        </w:rPr>
      </w:pPr>
      <w:r>
        <w:rPr>
          <w:rFonts w:cs="Times New Roman"/>
        </w:rPr>
        <w:t>为捕捉</w:t>
      </w:r>
      <w:r w:rsidR="003D7A33">
        <w:rPr>
          <w:rFonts w:cs="Times New Roman"/>
        </w:rPr>
        <w:t>通勤出行</w:t>
      </w:r>
      <w:r>
        <w:rPr>
          <w:rFonts w:cs="Times New Roman"/>
        </w:rPr>
        <w:t>与其</w:t>
      </w:r>
      <w:r w:rsidR="003D7A33">
        <w:rPr>
          <w:rFonts w:cs="Times New Roman"/>
        </w:rPr>
        <w:t>影响因素</w:t>
      </w:r>
      <w:r>
        <w:rPr>
          <w:rFonts w:cs="Times New Roman"/>
        </w:rPr>
        <w:t>之间复杂的非线性关系，本文将随机森林与</w:t>
      </w:r>
      <w:r>
        <w:rPr>
          <w:rFonts w:cs="Times New Roman"/>
        </w:rPr>
        <w:t xml:space="preserve"> SHAP </w:t>
      </w:r>
      <w:r>
        <w:rPr>
          <w:rFonts w:cs="Times New Roman"/>
        </w:rPr>
        <w:t>分析相结合。通过细致调优随机森林回归模型的超参数，优化模型的预测表现。对于每次分裂时随机选取的候选特征数，通勤出行层面模型与网格单元层面模型均设为</w:t>
      </w:r>
      <w:r>
        <w:rPr>
          <w:rFonts w:cs="Times New Roman"/>
        </w:rPr>
        <w:t>4</w:t>
      </w:r>
      <w:r>
        <w:rPr>
          <w:rFonts w:cs="Times New Roman"/>
        </w:rPr>
        <w:t>，以兼顾模型稳健性与计算效率。决策树数量在</w:t>
      </w:r>
      <w:r>
        <w:rPr>
          <w:rFonts w:cs="Times New Roman"/>
        </w:rPr>
        <w:t>100</w:t>
      </w:r>
      <w:r>
        <w:rPr>
          <w:rFonts w:cs="Times New Roman"/>
        </w:rPr>
        <w:t>至</w:t>
      </w:r>
      <w:r>
        <w:rPr>
          <w:rFonts w:cs="Times New Roman"/>
        </w:rPr>
        <w:t>1000</w:t>
      </w:r>
      <w:r>
        <w:rPr>
          <w:rFonts w:cs="Times New Roman"/>
        </w:rPr>
        <w:t>之间以</w:t>
      </w:r>
      <w:r>
        <w:rPr>
          <w:rFonts w:cs="Times New Roman"/>
        </w:rPr>
        <w:t>100</w:t>
      </w:r>
      <w:r>
        <w:rPr>
          <w:rFonts w:cs="Times New Roman"/>
        </w:rPr>
        <w:t>为步长进行测试，最终确定通勤出行层面模型的最优决策树数量为</w:t>
      </w:r>
      <w:r>
        <w:rPr>
          <w:rFonts w:cs="Times New Roman"/>
        </w:rPr>
        <w:t>500</w:t>
      </w:r>
      <w:r>
        <w:rPr>
          <w:rFonts w:cs="Times New Roman"/>
        </w:rPr>
        <w:t>，网格单元层面模型为</w:t>
      </w:r>
      <w:r>
        <w:rPr>
          <w:rFonts w:cs="Times New Roman"/>
        </w:rPr>
        <w:t>600</w:t>
      </w:r>
      <w:r>
        <w:rPr>
          <w:rFonts w:cs="Times New Roman"/>
        </w:rPr>
        <w:t>。引入</w:t>
      </w:r>
      <w:r>
        <w:rPr>
          <w:rFonts w:cs="Times New Roman"/>
        </w:rPr>
        <w:t xml:space="preserve"> SHAP </w:t>
      </w:r>
      <w:r>
        <w:rPr>
          <w:rFonts w:cs="Times New Roman"/>
        </w:rPr>
        <w:t>后，该方法既保持了稳健的预测表现，又能够清晰分解变量贡献与交互效应。</w:t>
      </w:r>
    </w:p>
    <w:p w14:paraId="5F2B615B" w14:textId="77777777" w:rsidR="000F7F57" w:rsidRPr="002D1AC9" w:rsidRDefault="0018557B">
      <w:pPr>
        <w:widowControl/>
        <w:spacing w:after="60" w:line="360" w:lineRule="auto"/>
        <w:ind w:firstLine="480"/>
        <w:rPr>
          <w:rFonts w:cs="Times New Roman"/>
        </w:rPr>
      </w:pPr>
      <w:r>
        <w:rPr>
          <w:rFonts w:cs="Times New Roman"/>
        </w:rPr>
        <w:t xml:space="preserve">SHAP </w:t>
      </w:r>
      <w:r>
        <w:rPr>
          <w:rFonts w:cs="Times New Roman"/>
        </w:rPr>
        <w:t>值在考虑所有可能特征组合的基础上，评估某一特征的存在或缺失如何影响预测结果，并根据各参与者的个体贡献公平分配总收益。因此，</w:t>
      </w:r>
      <w:r>
        <w:rPr>
          <w:rFonts w:cs="Times New Roman"/>
        </w:rPr>
        <w:t xml:space="preserve">SHAP </w:t>
      </w:r>
      <w:r>
        <w:rPr>
          <w:rFonts w:cs="Times New Roman"/>
        </w:rPr>
        <w:t>值有助于解释各特征对某一具体预测结果的贡献。特定特征的</w:t>
      </w:r>
      <w:r>
        <w:rPr>
          <w:rFonts w:cs="Times New Roman"/>
        </w:rPr>
        <w:t xml:space="preserve"> SHAP </w:t>
      </w:r>
      <w:r>
        <w:rPr>
          <w:rFonts w:cs="Times New Roman"/>
        </w:rPr>
        <w:t>值，是该特征在所有可能特征子集中的边际贡献的加权平均值。形式上，</w:t>
      </w:r>
      <w:r>
        <w:rPr>
          <w:rFonts w:cs="Times New Roman"/>
        </w:rPr>
        <w:t xml:space="preserve">SHAP </w:t>
      </w:r>
      <w:r>
        <w:rPr>
          <w:rFonts w:cs="Times New Roman"/>
        </w:rPr>
        <w:t>值</w:t>
      </w:r>
      <w:r w:rsidR="00705AD3" w:rsidRPr="002D1AC9">
        <w:rPr>
          <w:rFonts w:cs="Times New Roman"/>
          <w:noProof/>
        </w:rPr>
        <w:object w:dxaOrig="229" w:dyaOrig="360" w14:anchorId="1316F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1.65pt;height:18.25pt;mso-width-percent:0;mso-height-percent:0;mso-width-percent:0;mso-height-percent:0" o:ole="">
            <v:imagedata r:id="rId13" o:title=""/>
          </v:shape>
          <o:OLEObject Type="Embed" ProgID="Equation.DSMT4" ShapeID="_x0000_i1030" DrawAspect="Content" ObjectID="_1852281934" r:id="rId14"/>
        </w:object>
      </w:r>
      <w:r>
        <w:rPr>
          <w:rFonts w:cs="Times New Roman"/>
        </w:rPr>
        <w:t>的计算公式为：</w:t>
      </w:r>
    </w:p>
    <w:p w14:paraId="1E42D613" w14:textId="77777777" w:rsidR="000F7F57" w:rsidRPr="002D1AC9" w:rsidRDefault="00705AD3">
      <w:pPr>
        <w:keepNext/>
        <w:widowControl/>
        <w:spacing w:before="80" w:after="80"/>
        <w:jc w:val="right"/>
        <w:rPr>
          <w:rFonts w:cs="Times New Roman"/>
        </w:rPr>
      </w:pPr>
      <w:r w:rsidRPr="002D1AC9">
        <w:rPr>
          <w:rFonts w:cs="Times New Roman"/>
          <w:noProof/>
          <w:position w:val="-32"/>
          <w:szCs w:val="21"/>
        </w:rPr>
        <w:object w:dxaOrig="4560" w:dyaOrig="785" w14:anchorId="1E394A2B">
          <v:shape id="_x0000_i1029" type="#_x0000_t75" alt="" style="width:228.15pt;height:39.05pt;mso-width-percent:0;mso-height-percent:0;mso-width-percent:0;mso-height-percent:0" o:ole="">
            <v:imagedata r:id="rId15" o:title=""/>
          </v:shape>
          <o:OLEObject Type="Embed" ProgID="Equation.DSMT4" ShapeID="_x0000_i1029" DrawAspect="Content" ObjectID="_1852281935" r:id="rId16"/>
        </w:object>
      </w:r>
      <w:r w:rsidR="0018557B" w:rsidRPr="002D1AC9">
        <w:rPr>
          <w:rFonts w:cs="Times New Roman"/>
        </w:rPr>
        <w:t xml:space="preserve">             (1)</w:t>
      </w:r>
    </w:p>
    <w:p w14:paraId="051B4D9B" w14:textId="77777777" w:rsidR="000F7F57" w:rsidRPr="002D1AC9" w:rsidRDefault="0018557B">
      <w:pPr>
        <w:widowControl/>
        <w:spacing w:after="60" w:line="360" w:lineRule="auto"/>
        <w:ind w:firstLine="480"/>
        <w:rPr>
          <w:rFonts w:cs="Times New Roman"/>
        </w:rPr>
      </w:pPr>
      <w:r>
        <w:rPr>
          <w:rFonts w:cs="Times New Roman"/>
        </w:rPr>
        <w:t>式中，</w:t>
      </w:r>
      <w:r>
        <w:rPr>
          <w:rFonts w:cs="Times New Roman"/>
          <w:i/>
        </w:rPr>
        <w:t>N</w:t>
      </w:r>
      <w:r>
        <w:rPr>
          <w:rFonts w:cs="Times New Roman"/>
        </w:rPr>
        <w:t>为输入特征的总数；</w:t>
      </w:r>
      <w:r>
        <w:rPr>
          <w:rFonts w:cs="Times New Roman"/>
          <w:i/>
        </w:rPr>
        <w:t>S</w:t>
      </w:r>
      <w:r>
        <w:rPr>
          <w:rFonts w:cs="Times New Roman"/>
        </w:rPr>
        <w:t>为不包含特征</w:t>
      </w:r>
      <w:r>
        <w:rPr>
          <w:rFonts w:cs="Times New Roman"/>
          <w:i/>
        </w:rPr>
        <w:t>i</w:t>
      </w:r>
      <w:r>
        <w:rPr>
          <w:rFonts w:cs="Times New Roman"/>
        </w:rPr>
        <w:t>的特征子集；</w:t>
      </w:r>
      <w:r w:rsidR="00705AD3" w:rsidRPr="002D1AC9">
        <w:rPr>
          <w:rFonts w:cs="Times New Roman"/>
          <w:noProof/>
          <w:position w:val="-14"/>
        </w:rPr>
        <w:object w:dxaOrig="622" w:dyaOrig="436" w14:anchorId="7FA7AC43">
          <v:shape id="_x0000_i1028" type="#_x0000_t75" alt="" style="width:31.45pt;height:22.3pt;mso-width-percent:0;mso-height-percent:0;mso-width-percent:0;mso-height-percent:0" o:ole="">
            <v:imagedata r:id="rId17" o:title=""/>
          </v:shape>
          <o:OLEObject Type="Embed" ProgID="Equation.DSMT4" ShapeID="_x0000_i1028" DrawAspect="Content" ObjectID="_1852281936" r:id="rId18"/>
        </w:object>
      </w:r>
      <w:r>
        <w:rPr>
          <w:rFonts w:cs="Times New Roman"/>
        </w:rPr>
        <w:t>为仅使用子集</w:t>
      </w:r>
      <w:r>
        <w:rPr>
          <w:rFonts w:cs="Times New Roman"/>
          <w:i/>
        </w:rPr>
        <w:t>S</w:t>
      </w:r>
      <w:r>
        <w:rPr>
          <w:rFonts w:cs="Times New Roman"/>
        </w:rPr>
        <w:t>中的特征时的模型输出；</w:t>
      </w:r>
      <w:r w:rsidR="00705AD3" w:rsidRPr="002D1AC9">
        <w:rPr>
          <w:rFonts w:cs="Times New Roman"/>
          <w:noProof/>
          <w:position w:val="-14"/>
        </w:rPr>
        <w:object w:dxaOrig="1145" w:dyaOrig="436" w14:anchorId="7D352FE8">
          <v:shape id="_x0000_i1027" type="#_x0000_t75" alt="" style="width:56.3pt;height:22.3pt;mso-width-percent:0;mso-height-percent:0;mso-width-percent:0;mso-height-percent:0" o:ole="">
            <v:imagedata r:id="rId19" o:title=""/>
          </v:shape>
          <o:OLEObject Type="Embed" ProgID="Equation.DSMT4" ShapeID="_x0000_i1027" DrawAspect="Content" ObjectID="_1852281937" r:id="rId20"/>
        </w:object>
      </w:r>
      <w:r>
        <w:rPr>
          <w:rFonts w:cs="Times New Roman"/>
        </w:rPr>
        <w:t>为同时使用子集</w:t>
      </w:r>
      <w:r>
        <w:rPr>
          <w:rFonts w:cs="Times New Roman"/>
          <w:i/>
        </w:rPr>
        <w:t>S</w:t>
      </w:r>
      <w:r>
        <w:rPr>
          <w:rFonts w:cs="Times New Roman"/>
        </w:rPr>
        <w:t>中的特征与特征</w:t>
      </w:r>
      <w:r>
        <w:rPr>
          <w:rFonts w:cs="Times New Roman"/>
          <w:i/>
        </w:rPr>
        <w:t>i</w:t>
      </w:r>
      <w:r>
        <w:rPr>
          <w:rFonts w:cs="Times New Roman"/>
        </w:rPr>
        <w:t>时的模型输出；</w:t>
      </w:r>
      <w:r w:rsidR="00705AD3" w:rsidRPr="002D1AC9">
        <w:rPr>
          <w:rFonts w:cs="Times New Roman"/>
          <w:noProof/>
          <w:position w:val="-14"/>
        </w:rPr>
        <w:object w:dxaOrig="360" w:dyaOrig="436" w14:anchorId="3BDD5F65">
          <v:shape id="_x0000_i1026" type="#_x0000_t75" alt="" style="width:18.25pt;height:22.3pt;mso-width-percent:0;mso-height-percent:0;mso-width-percent:0;mso-height-percent:0" o:ole="">
            <v:imagedata r:id="rId21" o:title=""/>
          </v:shape>
          <o:OLEObject Type="Embed" ProgID="Equation.DSMT4" ShapeID="_x0000_i1026" DrawAspect="Content" ObjectID="_1852281938" r:id="rId22"/>
        </w:object>
      </w:r>
      <w:r>
        <w:rPr>
          <w:rFonts w:cs="Times New Roman"/>
        </w:rPr>
        <w:t>为子集</w:t>
      </w:r>
      <w:r>
        <w:rPr>
          <w:rFonts w:cs="Times New Roman"/>
          <w:i/>
        </w:rPr>
        <w:t>S</w:t>
      </w:r>
      <w:r>
        <w:rPr>
          <w:rFonts w:cs="Times New Roman"/>
        </w:rPr>
        <w:t>中的特征数量；</w:t>
      </w:r>
      <w:r w:rsidR="00705AD3" w:rsidRPr="002D1AC9">
        <w:rPr>
          <w:rFonts w:cs="Times New Roman"/>
          <w:noProof/>
          <w:position w:val="-14"/>
        </w:rPr>
        <w:object w:dxaOrig="360" w:dyaOrig="436" w14:anchorId="0414C9EF">
          <v:shape id="_x0000_i1025" type="#_x0000_t75" alt="" style="width:18.25pt;height:22.3pt;mso-width-percent:0;mso-height-percent:0;mso-width-percent:0;mso-height-percent:0" o:ole="">
            <v:imagedata r:id="rId23" o:title=""/>
          </v:shape>
          <o:OLEObject Type="Embed" ProgID="Equation.DSMT4" ShapeID="_x0000_i1025" DrawAspect="Content" ObjectID="_1852281939" r:id="rId24"/>
        </w:object>
      </w:r>
      <w:r>
        <w:rPr>
          <w:rFonts w:cs="Times New Roman"/>
        </w:rPr>
        <w:t>为特征总数。</w:t>
      </w:r>
    </w:p>
    <w:p w14:paraId="037CD75A" w14:textId="4B368719" w:rsidR="000F7F57" w:rsidRPr="002D1AC9" w:rsidRDefault="0018557B">
      <w:pPr>
        <w:widowControl/>
        <w:spacing w:after="60" w:line="360" w:lineRule="auto"/>
        <w:ind w:firstLine="480"/>
        <w:rPr>
          <w:rFonts w:cs="Times New Roman"/>
        </w:rPr>
      </w:pPr>
      <w:r>
        <w:rPr>
          <w:rFonts w:cs="Times New Roman"/>
        </w:rPr>
        <w:t>目前，用于分析非线性关系的模型已得到广泛应用，并在</w:t>
      </w:r>
      <w:r w:rsidR="003D7A33">
        <w:rPr>
          <w:rFonts w:cs="Times New Roman"/>
        </w:rPr>
        <w:t>通勤出行</w:t>
      </w:r>
      <w:r>
        <w:rPr>
          <w:rFonts w:cs="Times New Roman"/>
        </w:rPr>
        <w:t>研究中展现出较强的分析能力。本文构建了基于可解释非线性机器学习的方法，采用</w:t>
      </w:r>
      <w:r>
        <w:rPr>
          <w:rFonts w:cs="Times New Roman"/>
        </w:rPr>
        <w:t xml:space="preserve"> PDP </w:t>
      </w:r>
      <w:r>
        <w:rPr>
          <w:rFonts w:cs="Times New Roman"/>
        </w:rPr>
        <w:t>识别解释变量与城市通勤之间的非线性关系，并进一步在模型中引入交互项，重点</w:t>
      </w:r>
      <w:r w:rsidR="00F52817">
        <w:rPr>
          <w:rFonts w:cs="Times New Roman"/>
        </w:rPr>
        <w:t>挖掘</w:t>
      </w:r>
      <w:r>
        <w:rPr>
          <w:rFonts w:cs="Times New Roman"/>
        </w:rPr>
        <w:t>社会经济地位与城市环境的交互作用。分析</w:t>
      </w:r>
      <w:del w:id="72" w:author="pippin hsu" w:date="2026-09-30T13:37:00Z" w16du:dateUtc="2026-09-30T05:37:00Z">
        <w:r w:rsidDel="00FA6CB6">
          <w:rPr>
            <w:rFonts w:cs="Times New Roman"/>
          </w:rPr>
          <w:delText>结果</w:delText>
        </w:r>
      </w:del>
      <w:r>
        <w:rPr>
          <w:rFonts w:cs="Times New Roman"/>
        </w:rPr>
        <w:t>旨在揭示通勤距离的</w:t>
      </w:r>
      <w:r w:rsidR="003D7A33">
        <w:rPr>
          <w:rFonts w:cs="Times New Roman"/>
        </w:rPr>
        <w:t>影响因素</w:t>
      </w:r>
      <w:r>
        <w:rPr>
          <w:rFonts w:cs="Times New Roman"/>
        </w:rPr>
        <w:t>如何随人口群体而变化。</w:t>
      </w:r>
    </w:p>
    <w:p w14:paraId="675E5955" w14:textId="77777777" w:rsidR="000F7F57" w:rsidRPr="002D1AC9" w:rsidRDefault="0018557B">
      <w:pPr>
        <w:widowControl/>
        <w:spacing w:line="80" w:lineRule="exact"/>
        <w:ind w:firstLine="480"/>
        <w:rPr>
          <w:rFonts w:cs="Times New Roman"/>
        </w:rPr>
      </w:pPr>
      <w:r w:rsidRPr="002D1AC9">
        <w:rPr>
          <w:rFonts w:cs="Times New Roman"/>
        </w:rPr>
        <w:br/>
      </w:r>
    </w:p>
    <w:p w14:paraId="2995F037" w14:textId="77777777" w:rsidR="000F7F57" w:rsidRPr="002D1AC9" w:rsidRDefault="0018557B">
      <w:pPr>
        <w:pStyle w:val="Heading1"/>
        <w:keepNext/>
        <w:keepLines/>
        <w:widowControl/>
        <w:numPr>
          <w:ilvl w:val="0"/>
          <w:numId w:val="1"/>
        </w:numPr>
        <w:spacing w:before="200" w:after="100" w:line="300" w:lineRule="auto"/>
        <w:jc w:val="left"/>
      </w:pPr>
      <w:r>
        <w:t>上海城市通勤的社会差异与空间异质性</w:t>
      </w:r>
    </w:p>
    <w:p w14:paraId="782D3BC1"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通勤出行层面的城市通勤空间格局</w:t>
      </w:r>
    </w:p>
    <w:p w14:paraId="7A5A49C7" w14:textId="77777777" w:rsidR="000F7F57" w:rsidRPr="002D1AC9" w:rsidRDefault="0018557B">
      <w:pPr>
        <w:widowControl/>
        <w:spacing w:after="60" w:line="360" w:lineRule="auto"/>
        <w:ind w:firstLine="480"/>
        <w:rPr>
          <w:rFonts w:cs="Times New Roman"/>
        </w:rPr>
      </w:pPr>
      <w:r>
        <w:rPr>
          <w:rFonts w:cs="Times New Roman"/>
        </w:rPr>
        <w:t>本文采用社群发现方法对通勤出行的空间分布进行可视化。社群发现能够识别通勤出行联系紧密的区域，有助于发现职住自足区域，并通过通勤</w:t>
      </w:r>
      <w:r>
        <w:rPr>
          <w:rFonts w:cs="Times New Roman"/>
        </w:rPr>
        <w:t xml:space="preserve"> OD </w:t>
      </w:r>
      <w:r>
        <w:rPr>
          <w:rFonts w:cs="Times New Roman"/>
        </w:rPr>
        <w:t>网络总体呈现区域之间的联系。该方法已广泛应用于城市流动性研究</w:t>
      </w:r>
      <w:r>
        <w:rPr>
          <w:rFonts w:cs="Times New Roman"/>
        </w:rPr>
        <w:t xml:space="preserve"> (Xiao et al., 2024; Zhang et al., 2023)</w:t>
      </w:r>
      <w:r>
        <w:rPr>
          <w:rFonts w:cs="Times New Roman"/>
        </w:rPr>
        <w:t>，具体方法可参见相关文献</w:t>
      </w:r>
      <w:r>
        <w:rPr>
          <w:rFonts w:cs="Times New Roman"/>
        </w:rPr>
        <w:t xml:space="preserve"> (Wang, Zhou, Rong, et al., 2022)</w:t>
      </w:r>
      <w:r>
        <w:rPr>
          <w:rFonts w:cs="Times New Roman"/>
        </w:rPr>
        <w:t>。</w:t>
      </w:r>
    </w:p>
    <w:p w14:paraId="74CD626F" w14:textId="3AE0B9D0" w:rsidR="000F7F57" w:rsidRPr="002D1AC9" w:rsidRDefault="0018557B">
      <w:pPr>
        <w:widowControl/>
        <w:spacing w:after="60" w:line="360" w:lineRule="auto"/>
        <w:ind w:firstLine="480"/>
        <w:rPr>
          <w:rFonts w:cs="Times New Roman"/>
        </w:rPr>
      </w:pPr>
      <w:r>
        <w:rPr>
          <w:rFonts w:cs="Times New Roman"/>
        </w:rPr>
        <w:t>图</w:t>
      </w:r>
      <w:r>
        <w:rPr>
          <w:rFonts w:cs="Times New Roman"/>
        </w:rPr>
        <w:t>3</w:t>
      </w:r>
      <w:r>
        <w:rPr>
          <w:rFonts w:cs="Times New Roman"/>
        </w:rPr>
        <w:t>展示了社群发现模型的结果，以及各社群通过通勤流形成的联系。箭头表示通勤流量，圆圈表示居民数量。不同于上海住房价格或就业机会高度集中的城市中心格局</w:t>
      </w:r>
      <w:r>
        <w:rPr>
          <w:rFonts w:cs="Times New Roman"/>
        </w:rPr>
        <w:t xml:space="preserve"> (Li et al., 2019; Li et al., 2024; Wei et al., 2024)</w:t>
      </w:r>
      <w:r>
        <w:rPr>
          <w:rFonts w:cs="Times New Roman"/>
        </w:rPr>
        <w:t>，通勤网络呈现显著的多中心特征。</w:t>
      </w:r>
      <w:ins w:id="73" w:author="pippin hsu" w:date="2026-09-30T13:37:00Z" w16du:dateUtc="2026-09-30T05:37:00Z">
        <w:r w:rsidR="00FA6CB6">
          <w:rPr>
            <w:rFonts w:cs="Times New Roman" w:hint="eastAsia"/>
          </w:rPr>
          <w:t>基于</w:t>
        </w:r>
      </w:ins>
      <w:del w:id="74" w:author="pippin hsu" w:date="2026-09-30T13:37:00Z" w16du:dateUtc="2026-09-30T05:37:00Z">
        <w:r w:rsidDel="00FA6CB6">
          <w:rPr>
            <w:rFonts w:cs="Times New Roman"/>
          </w:rPr>
          <w:delText>根据</w:delText>
        </w:r>
      </w:del>
      <w:r>
        <w:rPr>
          <w:rFonts w:cs="Times New Roman"/>
        </w:rPr>
        <w:t>通勤出行识别出</w:t>
      </w:r>
      <w:r>
        <w:rPr>
          <w:rFonts w:cs="Times New Roman"/>
        </w:rPr>
        <w:t>16</w:t>
      </w:r>
      <w:r>
        <w:rPr>
          <w:rFonts w:cs="Times New Roman"/>
        </w:rPr>
        <w:t>个社群，可将其视为职住自足区域。这些社群与相邻社群之间存在较强联系，但此类联系不会产生大量长距离通勤出行。</w:t>
      </w:r>
    </w:p>
    <w:p w14:paraId="06462201" w14:textId="77777777" w:rsidR="00D76256" w:rsidRDefault="00BE2762">
      <w:pPr>
        <w:keepNext/>
        <w:keepLines/>
        <w:widowControl/>
        <w:spacing w:before="100"/>
        <w:jc w:val="center"/>
        <w:rPr>
          <w:rFonts w:cs="Times New Roman"/>
        </w:rPr>
      </w:pPr>
      <w:r w:rsidRPr="002D1AC9">
        <w:rPr>
          <w:noProof/>
        </w:rPr>
        <w:lastRenderedPageBreak/>
        <w:drawing>
          <wp:inline distT="0" distB="0" distL="0" distR="0" wp14:anchorId="006EFA70" wp14:editId="3C8A56B5">
            <wp:extent cx="5274310" cy="3972560"/>
            <wp:effectExtent l="0" t="0" r="0" b="8890"/>
            <wp:docPr id="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1"/>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3972560"/>
                    </a:xfrm>
                    <a:prstGeom prst="rect">
                      <a:avLst/>
                    </a:prstGeom>
                  </pic:spPr>
                </pic:pic>
              </a:graphicData>
            </a:graphic>
          </wp:inline>
        </w:drawing>
      </w:r>
    </w:p>
    <w:p w14:paraId="4B934692" w14:textId="77777777" w:rsidR="000F7F57" w:rsidRPr="002D1AC9" w:rsidRDefault="0018557B">
      <w:pPr>
        <w:pStyle w:val="Caption"/>
        <w:keepLines/>
        <w:widowControl/>
        <w:spacing w:before="80" w:after="120" w:line="276" w:lineRule="auto"/>
        <w:rPr>
          <w:sz w:val="22"/>
          <w:szCs w:val="22"/>
        </w:rPr>
      </w:pPr>
      <w:bookmarkStart w:id="75" w:name="_Ref210137681"/>
      <w:r>
        <w:rPr>
          <w:sz w:val="22"/>
          <w:szCs w:val="22"/>
        </w:rPr>
        <w:t>图</w:t>
      </w:r>
      <w:r>
        <w:rPr>
          <w:sz w:val="22"/>
          <w:szCs w:val="22"/>
        </w:rPr>
        <w:t xml:space="preserve">3 </w:t>
      </w:r>
      <w:r>
        <w:rPr>
          <w:sz w:val="22"/>
          <w:szCs w:val="22"/>
        </w:rPr>
        <w:t>基于社群发现方法的通勤格局</w:t>
      </w:r>
      <w:bookmarkEnd w:id="75"/>
    </w:p>
    <w:p w14:paraId="6C073072" w14:textId="77777777"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 xml:space="preserve">2 km </w:t>
      </w:r>
      <w:r>
        <w:rPr>
          <w:rFonts w:cs="Times New Roman"/>
        </w:rPr>
        <w:t>网格单元层面关键变量的空间分布</w:t>
      </w:r>
    </w:p>
    <w:p w14:paraId="6ADA6459" w14:textId="30E873A0" w:rsidR="000F7F57" w:rsidRPr="002D1AC9" w:rsidRDefault="00320816">
      <w:pPr>
        <w:widowControl/>
        <w:spacing w:after="60" w:line="360" w:lineRule="auto"/>
        <w:ind w:firstLine="480"/>
        <w:rPr>
          <w:rFonts w:cs="Times New Roman"/>
        </w:rPr>
      </w:pPr>
      <w:ins w:id="76" w:author="pippin hsu" w:date="2026-09-30T13:39:00Z" w16du:dateUtc="2026-09-30T05:39:00Z">
        <w:r>
          <w:t>本节在图</w:t>
        </w:r>
        <w:r>
          <w:t>4</w:t>
        </w:r>
        <w:r>
          <w:t>中展示建模所用部分关键变量的空间分</w:t>
        </w:r>
        <w:r>
          <w:rPr>
            <w:rFonts w:ascii="SimSun" w:hAnsi="SimSun" w:cs="SimSun" w:hint="eastAsia"/>
          </w:rPr>
          <w:t>布</w:t>
        </w:r>
      </w:ins>
      <w:del w:id="77" w:author="pippin hsu" w:date="2026-09-30T13:39:00Z" w16du:dateUtc="2026-09-30T05:39:00Z">
        <w:r w:rsidR="0018557B" w:rsidDel="00320816">
          <w:rPr>
            <w:rFonts w:cs="Times New Roman"/>
          </w:rPr>
          <w:delText>本节将建模分析所涉及的部分关键内部与外部变量的空间分布绘制于图</w:delText>
        </w:r>
        <w:r w:rsidR="0018557B" w:rsidDel="00320816">
          <w:rPr>
            <w:rFonts w:cs="Times New Roman"/>
          </w:rPr>
          <w:delText>4</w:delText>
        </w:r>
      </w:del>
      <w:r w:rsidR="0018557B">
        <w:rPr>
          <w:rFonts w:cs="Times New Roman"/>
        </w:rPr>
        <w:t>。图</w:t>
      </w:r>
      <w:r w:rsidR="0018557B">
        <w:rPr>
          <w:rFonts w:cs="Times New Roman"/>
        </w:rPr>
        <w:t>4</w:t>
      </w:r>
      <w:r w:rsidR="0018557B">
        <w:rPr>
          <w:rFonts w:cs="Times New Roman"/>
        </w:rPr>
        <w:t>（</w:t>
      </w:r>
      <w:r w:rsidR="0018557B">
        <w:rPr>
          <w:rFonts w:cs="Times New Roman"/>
        </w:rPr>
        <w:t>a</w:t>
      </w:r>
      <w:r w:rsidR="0018557B">
        <w:rPr>
          <w:rFonts w:cs="Times New Roman"/>
        </w:rPr>
        <w:t>）和（</w:t>
      </w:r>
      <w:r w:rsidR="0018557B">
        <w:rPr>
          <w:rFonts w:cs="Times New Roman"/>
        </w:rPr>
        <w:t>b</w:t>
      </w:r>
      <w:r w:rsidR="0018557B">
        <w:rPr>
          <w:rFonts w:cs="Times New Roman"/>
        </w:rPr>
        <w:t>）分别展示了居住用地比例与住房价格的空间分布。上海城市中心的居住用地比例并非最高，但住房价格最高，浦东新区的新城市中心亦是如此。上海的居住中心位于中心城区边缘，这些地区的住房价格更易负担，距城市主中心的距离也较为适宜。年轻人才更倾向于居住在城市中心边缘，这些地区生活环境较好，工作与休闲资源丰富</w:t>
      </w:r>
      <w:r w:rsidR="0018557B">
        <w:rPr>
          <w:rFonts w:cs="Times New Roman"/>
        </w:rPr>
        <w:t xml:space="preserve"> (Shen &amp; Xiao, 2020; Xiao et al., 2023)</w:t>
      </w:r>
      <w:r w:rsidR="0018557B">
        <w:rPr>
          <w:rFonts w:cs="Times New Roman"/>
        </w:rPr>
        <w:t>。城市主中心仍以金融服务等高端生产性服务业为主，这显著推高了租金成本</w:t>
      </w:r>
      <w:r w:rsidR="0018557B">
        <w:rPr>
          <w:rFonts w:cs="Times New Roman"/>
        </w:rPr>
        <w:t xml:space="preserve"> (Li et al., 2024; Wei et al., 2024)</w:t>
      </w:r>
      <w:r w:rsidR="0018557B">
        <w:rPr>
          <w:rFonts w:cs="Times New Roman"/>
        </w:rPr>
        <w:t>。</w:t>
      </w:r>
    </w:p>
    <w:p w14:paraId="57488991" w14:textId="7C11B5C6" w:rsidR="000F7F57" w:rsidRPr="002D1AC9" w:rsidRDefault="0018557B">
      <w:pPr>
        <w:widowControl/>
        <w:spacing w:after="60" w:line="360" w:lineRule="auto"/>
        <w:ind w:firstLine="480"/>
        <w:rPr>
          <w:rFonts w:cs="Times New Roman"/>
        </w:rPr>
      </w:pPr>
      <w:r>
        <w:rPr>
          <w:rFonts w:cs="Times New Roman"/>
        </w:rPr>
        <w:t>图</w:t>
      </w:r>
      <w:r>
        <w:rPr>
          <w:rFonts w:cs="Times New Roman"/>
        </w:rPr>
        <w:t>4</w:t>
      </w:r>
      <w:r>
        <w:rPr>
          <w:rFonts w:cs="Times New Roman"/>
        </w:rPr>
        <w:t>（</w:t>
      </w:r>
      <w:r>
        <w:rPr>
          <w:rFonts w:cs="Times New Roman"/>
        </w:rPr>
        <w:t>c</w:t>
      </w:r>
      <w:r>
        <w:rPr>
          <w:rFonts w:cs="Times New Roman"/>
        </w:rPr>
        <w:t>）和（</w:t>
      </w:r>
      <w:r>
        <w:rPr>
          <w:rFonts w:cs="Times New Roman"/>
        </w:rPr>
        <w:t>d</w:t>
      </w:r>
      <w:r>
        <w:rPr>
          <w:rFonts w:cs="Times New Roman"/>
        </w:rPr>
        <w:t>）分别展示了高收入人口与技术密集型职业从业者的分布。上海西部是传统中心城区，仍集聚大量生产性服务业，因此高收入人口较为集中</w:t>
      </w:r>
      <w:r>
        <w:rPr>
          <w:rFonts w:cs="Times New Roman"/>
        </w:rPr>
        <w:t xml:space="preserve"> (Wei et al., 2025)</w:t>
      </w:r>
      <w:r>
        <w:rPr>
          <w:rFonts w:cs="Times New Roman"/>
        </w:rPr>
        <w:t>。上海东部</w:t>
      </w:r>
      <w:del w:id="78" w:author="pippin hsu" w:date="2026-09-30T13:40:00Z" w16du:dateUtc="2026-09-30T05:40:00Z">
        <w:r w:rsidDel="00320816">
          <w:rPr>
            <w:rFonts w:cs="Times New Roman" w:hint="eastAsia"/>
          </w:rPr>
          <w:delText>设有包含高科技园区的经济特区</w:delText>
        </w:r>
      </w:del>
      <w:ins w:id="79" w:author="pippin hsu" w:date="2026-09-30T13:40:00Z" w16du:dateUtc="2026-09-30T05:40:00Z">
        <w:r w:rsidR="00320816">
          <w:rPr>
            <w:rFonts w:cs="Times New Roman" w:hint="eastAsia"/>
          </w:rPr>
          <w:t>分布着以高科技园区为代表</w:t>
        </w:r>
      </w:ins>
      <w:ins w:id="80" w:author="pippin hsu" w:date="2026-09-30T13:41:00Z" w16du:dateUtc="2026-09-30T05:41:00Z">
        <w:r w:rsidR="00320816">
          <w:rPr>
            <w:rFonts w:cs="Times New Roman" w:hint="eastAsia"/>
          </w:rPr>
          <w:t>的开发区</w:t>
        </w:r>
      </w:ins>
      <w:r>
        <w:rPr>
          <w:rFonts w:cs="Times New Roman"/>
        </w:rPr>
        <w:t>，吸引了大量技术密集型职业从业者</w:t>
      </w:r>
      <w:r>
        <w:rPr>
          <w:rFonts w:cs="Times New Roman"/>
        </w:rPr>
        <w:t xml:space="preserve"> (Reardon, 1998)</w:t>
      </w:r>
      <w:r>
        <w:rPr>
          <w:rFonts w:cs="Times New Roman"/>
        </w:rPr>
        <w:t>。这种对外开放政策，使上海东部吸引的高收入人口多于传统中心城区。</w:t>
      </w:r>
    </w:p>
    <w:p w14:paraId="14D2546C" w14:textId="77777777" w:rsidR="000F7F57" w:rsidRPr="002D1AC9" w:rsidRDefault="0018557B">
      <w:pPr>
        <w:keepNext/>
        <w:keepLines/>
        <w:widowControl/>
        <w:spacing w:before="100"/>
        <w:jc w:val="center"/>
        <w:rPr>
          <w:rFonts w:cs="Times New Roman"/>
        </w:rPr>
      </w:pPr>
      <w:bookmarkStart w:id="81" w:name="_Ref210137720"/>
      <w:bookmarkStart w:id="82" w:name="_Ref200457813"/>
      <w:r w:rsidRPr="002D1AC9">
        <w:rPr>
          <w:noProof/>
        </w:rPr>
        <w:lastRenderedPageBreak/>
        <w:drawing>
          <wp:inline distT="0" distB="0" distL="0" distR="0" wp14:anchorId="222D2431" wp14:editId="38D220DA">
            <wp:extent cx="5274310" cy="4267200"/>
            <wp:effectExtent l="0" t="0" r="2540" b="0"/>
            <wp:docPr id="7452961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96193"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4267200"/>
                    </a:xfrm>
                    <a:prstGeom prst="rect">
                      <a:avLst/>
                    </a:prstGeom>
                    <a:noFill/>
                    <a:ln>
                      <a:noFill/>
                    </a:ln>
                  </pic:spPr>
                </pic:pic>
              </a:graphicData>
            </a:graphic>
          </wp:inline>
        </w:drawing>
      </w:r>
    </w:p>
    <w:p w14:paraId="63FD776B" w14:textId="77777777" w:rsidR="000F7F57" w:rsidRPr="002D1AC9" w:rsidRDefault="0018557B">
      <w:pPr>
        <w:pStyle w:val="Caption"/>
        <w:keepLines/>
        <w:widowControl/>
        <w:spacing w:before="80" w:after="120" w:line="276" w:lineRule="auto"/>
        <w:rPr>
          <w:sz w:val="22"/>
          <w:szCs w:val="22"/>
        </w:rPr>
      </w:pPr>
      <w:bookmarkStart w:id="83" w:name="_Ref212811549"/>
      <w:r>
        <w:rPr>
          <w:sz w:val="22"/>
          <w:szCs w:val="22"/>
        </w:rPr>
        <w:t>图</w:t>
      </w:r>
      <w:r>
        <w:rPr>
          <w:sz w:val="22"/>
          <w:szCs w:val="22"/>
        </w:rPr>
        <w:t xml:space="preserve">4 </w:t>
      </w:r>
      <w:r>
        <w:rPr>
          <w:sz w:val="22"/>
          <w:szCs w:val="22"/>
        </w:rPr>
        <w:t>本文关键变量</w:t>
      </w:r>
      <w:bookmarkEnd w:id="81"/>
      <w:bookmarkEnd w:id="82"/>
      <w:bookmarkEnd w:id="83"/>
    </w:p>
    <w:p w14:paraId="0DDB28F4" w14:textId="77777777" w:rsidR="000F7F57" w:rsidRPr="002D1AC9" w:rsidRDefault="0018557B">
      <w:pPr>
        <w:pStyle w:val="Heading1"/>
        <w:keepNext/>
        <w:keepLines/>
        <w:widowControl/>
        <w:numPr>
          <w:ilvl w:val="0"/>
          <w:numId w:val="1"/>
        </w:numPr>
        <w:spacing w:before="200" w:after="100" w:line="300" w:lineRule="auto"/>
        <w:jc w:val="left"/>
      </w:pPr>
      <w:r>
        <w:t>回归模型结果</w:t>
      </w:r>
    </w:p>
    <w:p w14:paraId="2BBECD64" w14:textId="57500F5F"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通勤出行层面通勤</w:t>
      </w:r>
      <w:r w:rsidR="003D7A33">
        <w:rPr>
          <w:rFonts w:cs="Times New Roman"/>
        </w:rPr>
        <w:t>影响因素</w:t>
      </w:r>
      <w:r>
        <w:rPr>
          <w:rFonts w:cs="Times New Roman"/>
        </w:rPr>
        <w:t>的空间差异与社会差异</w:t>
      </w:r>
    </w:p>
    <w:p w14:paraId="51DA4A5F" w14:textId="53CDABBC" w:rsidR="000F7F57" w:rsidRPr="002D1AC9" w:rsidRDefault="0018557B">
      <w:pPr>
        <w:widowControl/>
        <w:spacing w:after="60" w:line="360" w:lineRule="auto"/>
        <w:ind w:firstLine="480"/>
        <w:rPr>
          <w:rFonts w:cs="Times New Roman"/>
        </w:rPr>
      </w:pPr>
      <w:r w:rsidRPr="002D1AC9">
        <w:rPr>
          <w:rFonts w:cs="Times New Roman"/>
          <w:noProof/>
        </w:rPr>
        <mc:AlternateContent>
          <mc:Choice Requires="wpg">
            <w:drawing>
              <wp:anchor distT="0" distB="0" distL="114300" distR="114300" simplePos="0" relativeHeight="251659264" behindDoc="0" locked="0" layoutInCell="1" allowOverlap="1" wp14:anchorId="704315BF" wp14:editId="58A63653">
                <wp:simplePos x="0" y="0"/>
                <wp:positionH relativeFrom="column">
                  <wp:posOffset>10767060</wp:posOffset>
                </wp:positionH>
                <wp:positionV relativeFrom="paragraph">
                  <wp:posOffset>1143000</wp:posOffset>
                </wp:positionV>
                <wp:extent cx="1575017" cy="1739140"/>
                <wp:effectExtent l="0" t="0" r="0" b="0"/>
                <wp:wrapNone/>
                <wp:docPr id="6" name="组合 47"/>
                <wp:cNvGraphicFramePr/>
                <a:graphic xmlns:a="http://schemas.openxmlformats.org/drawingml/2006/main">
                  <a:graphicData uri="http://schemas.microsoft.com/office/word/2010/wordprocessingGroup">
                    <wpg:wgp>
                      <wpg:cNvGrpSpPr/>
                      <wpg:grpSpPr>
                        <a:xfrm>
                          <a:off x="0" y="0"/>
                          <a:ext cx="1575017" cy="1739140"/>
                          <a:chOff x="7438991" y="4891732"/>
                          <a:chExt cx="1575309" cy="1739568"/>
                        </a:xfrm>
                      </wpg:grpSpPr>
                      <wps:wsp>
                        <wps:cNvPr id="7" name="文本框 7"/>
                        <wps:cNvSpPr txBox="1"/>
                        <wps:spPr bwMode="auto">
                          <a:xfrm>
                            <a:off x="7841238" y="5225064"/>
                            <a:ext cx="1173062" cy="1406236"/>
                          </a:xfrm>
                          <a:prstGeom prst="rect">
                            <a:avLst/>
                          </a:prstGeom>
                          <a:noFill/>
                        </wps:spPr>
                        <wps:txbx>
                          <w:txbxContent>
                            <w:p w14:paraId="6E23D416" w14:textId="77777777" w:rsidR="000F7F57" w:rsidRDefault="0018557B">
                              <w:pPr>
                                <w:pStyle w:val="NormalWeb"/>
                              </w:pPr>
                              <w:r>
                                <w:rPr>
                                  <w:rFonts w:eastAsiaTheme="minorEastAsia"/>
                                  <w:color w:val="000000" w:themeColor="text1"/>
                                  <w:sz w:val="36"/>
                                  <w:szCs w:val="36"/>
                                </w:rPr>
                                <w:t>1.78-3.23</w:t>
                              </w:r>
                            </w:p>
                            <w:p w14:paraId="6F8C525E" w14:textId="77777777" w:rsidR="000F7F57" w:rsidRDefault="0018557B">
                              <w:pPr>
                                <w:pStyle w:val="NormalWeb"/>
                              </w:pPr>
                              <w:r>
                                <w:rPr>
                                  <w:rFonts w:eastAsiaTheme="minorEastAsia"/>
                                  <w:color w:val="000000" w:themeColor="text1"/>
                                  <w:sz w:val="36"/>
                                  <w:szCs w:val="36"/>
                                </w:rPr>
                                <w:t>3.24-5.00</w:t>
                              </w:r>
                            </w:p>
                            <w:p w14:paraId="7540D329" w14:textId="77777777" w:rsidR="000F7F57" w:rsidRDefault="0018557B">
                              <w:pPr>
                                <w:pStyle w:val="NormalWeb"/>
                              </w:pPr>
                              <w:r>
                                <w:rPr>
                                  <w:rFonts w:eastAsiaTheme="minorEastAsia"/>
                                  <w:color w:val="000000" w:themeColor="text1"/>
                                  <w:sz w:val="36"/>
                                  <w:szCs w:val="36"/>
                                </w:rPr>
                                <w:t>5.01-6.87</w:t>
                              </w:r>
                            </w:p>
                            <w:p w14:paraId="52F1C534" w14:textId="77777777" w:rsidR="000F7F57" w:rsidRDefault="0018557B">
                              <w:pPr>
                                <w:pStyle w:val="NormalWeb"/>
                              </w:pPr>
                              <w:r>
                                <w:rPr>
                                  <w:rFonts w:eastAsiaTheme="minorEastAsia"/>
                                  <w:color w:val="000000" w:themeColor="text1"/>
                                  <w:sz w:val="36"/>
                                  <w:szCs w:val="36"/>
                                </w:rPr>
                                <w:t>6.88-9.40</w:t>
                              </w:r>
                            </w:p>
                            <w:p w14:paraId="202738BB" w14:textId="77777777" w:rsidR="000F7F57" w:rsidRDefault="0018557B">
                              <w:pPr>
                                <w:pStyle w:val="NormalWeb"/>
                              </w:pPr>
                              <w:r>
                                <w:rPr>
                                  <w:rFonts w:eastAsiaTheme="minorEastAsia"/>
                                  <w:color w:val="000000" w:themeColor="text1"/>
                                  <w:sz w:val="36"/>
                                  <w:szCs w:val="36"/>
                                </w:rPr>
                                <w:t>9.41-12.75</w:t>
                              </w:r>
                            </w:p>
                          </w:txbxContent>
                        </wps:txbx>
                        <wps:bodyPr wrap="none" rtlCol="0">
                          <a:spAutoFit/>
                        </wps:bodyPr>
                      </wps:wsp>
                      <wps:wsp>
                        <wps:cNvPr id="8" name="文本框 8"/>
                        <wps:cNvSpPr txBox="1"/>
                        <wps:spPr bwMode="auto">
                          <a:xfrm>
                            <a:off x="7438991" y="4891732"/>
                            <a:ext cx="1098119" cy="388080"/>
                          </a:xfrm>
                          <a:prstGeom prst="rect">
                            <a:avLst/>
                          </a:prstGeom>
                          <a:noFill/>
                        </wps:spPr>
                        <wps:txbx>
                          <w:txbxContent>
                            <w:p w14:paraId="7FCE5752" w14:textId="77777777" w:rsidR="000F7F57" w:rsidRDefault="0018557B">
                              <w:pPr>
                                <w:pStyle w:val="NormalWeb"/>
                                <w:jc w:val="right"/>
                              </w:pPr>
                              <w:r>
                                <w:rPr>
                                  <w:rFonts w:eastAsiaTheme="minorEastAsia"/>
                                  <w:color w:val="000000" w:themeColor="text1"/>
                                  <w:sz w:val="36"/>
                                  <w:szCs w:val="36"/>
                                </w:rPr>
                                <w:t>住房价格</w:t>
                              </w:r>
                            </w:p>
                          </w:txbxContent>
                        </wps:txbx>
                        <wps:bodyPr wrap="none" rtlCol="0">
                          <a:spAutoFit/>
                        </wps:bodyPr>
                      </wps:wsp>
                      <wps:wsp>
                        <wps:cNvPr id="9" name="矩形 9"/>
                        <wps:cNvSpPr/>
                        <wps:spPr bwMode="auto">
                          <a:xfrm>
                            <a:off x="7442603" y="5345032"/>
                            <a:ext cx="326425" cy="152521"/>
                          </a:xfrm>
                          <a:prstGeom prst="rect">
                            <a:avLst/>
                          </a:prstGeom>
                          <a:solidFill>
                            <a:srgbClr val="FFFED5"/>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0" name="矩形 10"/>
                        <wps:cNvSpPr/>
                        <wps:spPr bwMode="auto">
                          <a:xfrm>
                            <a:off x="7442603" y="5618033"/>
                            <a:ext cx="326425" cy="152521"/>
                          </a:xfrm>
                          <a:prstGeom prst="rect">
                            <a:avLst/>
                          </a:prstGeom>
                          <a:solidFill>
                            <a:srgbClr val="FED98E"/>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1" name="矩形 11"/>
                        <wps:cNvSpPr/>
                        <wps:spPr bwMode="auto">
                          <a:xfrm>
                            <a:off x="7442603" y="5891034"/>
                            <a:ext cx="326425" cy="152521"/>
                          </a:xfrm>
                          <a:prstGeom prst="rect">
                            <a:avLst/>
                          </a:prstGeom>
                          <a:solidFill>
                            <a:srgbClr val="FE9929"/>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2" name="矩形 12"/>
                        <wps:cNvSpPr/>
                        <wps:spPr bwMode="auto">
                          <a:xfrm>
                            <a:off x="7442603" y="6164034"/>
                            <a:ext cx="326425" cy="152521"/>
                          </a:xfrm>
                          <a:prstGeom prst="rect">
                            <a:avLst/>
                          </a:prstGeom>
                          <a:solidFill>
                            <a:srgbClr val="D95F0E"/>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s:wsp>
                        <wps:cNvPr id="13" name="矩形 13"/>
                        <wps:cNvSpPr/>
                        <wps:spPr bwMode="auto">
                          <a:xfrm>
                            <a:off x="7442603" y="6437035"/>
                            <a:ext cx="326425" cy="152521"/>
                          </a:xfrm>
                          <a:prstGeom prst="rect">
                            <a:avLst/>
                          </a:prstGeom>
                          <a:solidFill>
                            <a:srgbClr val="993404"/>
                          </a:solidFill>
                          <a:ln w="1270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noAutofit/>
                        </wps:bodyPr>
                      </wps:wsp>
                    </wpg:wgp>
                  </a:graphicData>
                </a:graphic>
              </wp:anchor>
            </w:drawing>
          </mc:Choice>
          <mc:Fallback>
            <w:pict>
              <v:group w14:anchorId="704315BF" id="组合 47" o:spid="_x0000_s1026" style="position:absolute;left:0;text-align:left;margin-left:847.8pt;margin-top:90pt;width:124pt;height:136.95pt;z-index:251659264" coordorigin="74389,48917" coordsize="15753,1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">
                <v:shapetype id="_x0000_t202" coordsize="21600,21600" o:spt="202" path="m,l,21600r21600,l21600,xe">
                  <v:stroke joinstyle="miter"/>
                  <v:path gradientshapeok="t" o:connecttype="rect"/>
                </v:shapetype>
                <v:shape id="文本框 7" o:spid="_x0000_s1027" type="#_x0000_t202" style="position:absolute;left:78412;top:52250;width:11731;height:140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" filled="f" stroked="f">
                  <v:textbox style="mso-fit-shape-to-text:t">
                    <w:txbxContent>
                      <w:p w14:paraId="6E23D416" w14:textId="77777777" w:rsidR="000F7F57" w:rsidRDefault="0018557B">
                        <w:pPr>
                          <w:pStyle w:val="af3"/>
                        </w:pPr>
                        <w:r>
                          <w:rPr>
                            <w:rFonts w:eastAsiaTheme="minorEastAsia"/>
                            <w:color w:val="000000" w:themeColor="text1"/>
                            <w:sz w:val="36"/>
                            <w:szCs w:val="36"/>
                          </w:rPr>
                          <w:t>1.78-3.23</w:t>
                        </w:r>
                      </w:p>
                      <w:p w14:paraId="6F8C525E" w14:textId="77777777" w:rsidR="000F7F57" w:rsidRDefault="0018557B">
                        <w:pPr>
                          <w:pStyle w:val="af3"/>
                        </w:pPr>
                        <w:r>
                          <w:rPr>
                            <w:rFonts w:eastAsiaTheme="minorEastAsia"/>
                            <w:color w:val="000000" w:themeColor="text1"/>
                            <w:sz w:val="36"/>
                            <w:szCs w:val="36"/>
                          </w:rPr>
                          <w:t>3.24-5.00</w:t>
                        </w:r>
                      </w:p>
                      <w:p w14:paraId="7540D329" w14:textId="77777777" w:rsidR="000F7F57" w:rsidRDefault="0018557B">
                        <w:pPr>
                          <w:pStyle w:val="af3"/>
                        </w:pPr>
                        <w:r>
                          <w:rPr>
                            <w:rFonts w:eastAsiaTheme="minorEastAsia"/>
                            <w:color w:val="000000" w:themeColor="text1"/>
                            <w:sz w:val="36"/>
                            <w:szCs w:val="36"/>
                          </w:rPr>
                          <w:t>5.01-6.87</w:t>
                        </w:r>
                      </w:p>
                      <w:p w14:paraId="52F1C534" w14:textId="77777777" w:rsidR="000F7F57" w:rsidRDefault="0018557B">
                        <w:pPr>
                          <w:pStyle w:val="af3"/>
                        </w:pPr>
                        <w:r>
                          <w:rPr>
                            <w:rFonts w:eastAsiaTheme="minorEastAsia"/>
                            <w:color w:val="000000" w:themeColor="text1"/>
                            <w:sz w:val="36"/>
                            <w:szCs w:val="36"/>
                          </w:rPr>
                          <w:t>6.88-9.40</w:t>
                        </w:r>
                      </w:p>
                      <w:p w14:paraId="202738BB" w14:textId="77777777" w:rsidR="000F7F57" w:rsidRDefault="0018557B">
                        <w:pPr>
                          <w:pStyle w:val="af3"/>
                        </w:pPr>
                        <w:r>
                          <w:rPr>
                            <w:rFonts w:eastAsiaTheme="minorEastAsia"/>
                            <w:color w:val="000000" w:themeColor="text1"/>
                            <w:sz w:val="36"/>
                            <w:szCs w:val="36"/>
                          </w:rPr>
                          <w:t>9.41-12.75</w:t>
                        </w:r>
                      </w:p>
                    </w:txbxContent>
                  </v:textbox>
                </v:shape>
                <v:shape id="文本框 8" o:spid="_x0000_s1028" type="#_x0000_t202" style="position:absolute;left:74389;top:48917;width:10982;height:38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" filled="f" stroked="f">
                  <v:textbox style="mso-fit-shape-to-text:t">
                    <w:txbxContent>
                      <w:p w14:paraId="7FCE5752" w14:textId="77777777" w:rsidR="000F7F57" w:rsidRDefault="0018557B">
                        <w:pPr>
                          <w:pStyle w:val="af3"/>
                          <w:jc w:val="right"/>
                        </w:pPr>
                        <w:r>
                          <w:rPr>
                            <w:rFonts w:eastAsiaTheme="minorEastAsia"/>
                            <w:color w:val="000000" w:themeColor="text1"/>
                            <w:sz w:val="36"/>
                            <w:szCs w:val="36"/>
                          </w:rPr>
                          <w:t>住房价格</w:t>
                        </w:r>
                      </w:p>
                    </w:txbxContent>
                  </v:textbox>
                </v:shape>
                <v:rect id="矩形 9" o:spid="_x0000_s1029" style="position:absolute;left:74426;top:5345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" fillcolor="#fffed5" strokecolor="#aeaaaa [2414]" strokeweight="1pt"/>
                <v:rect id="矩形 10" o:spid="_x0000_s1030" style="position:absolute;left:74426;top:5618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" fillcolor="#fed98e" strokecolor="#aeaaaa [2414]" strokeweight="1pt"/>
                <v:rect id="矩形 11" o:spid="_x0000_s1031" style="position:absolute;left:74426;top:5891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" fillcolor="#fe9929" strokecolor="#aeaaaa [2414]" strokeweight="1pt"/>
                <v:rect id="矩形 12" o:spid="_x0000_s1032" style="position:absolute;left:74426;top:6164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" fillcolor="#d95f0e" strokecolor="#aeaaaa [2414]" strokeweight="1pt"/>
                <v:rect id="矩形 13" o:spid="_x0000_s1033" style="position:absolute;left:74426;top:64370;width:3264;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" fillcolor="#993404" strokecolor="#aeaaaa [2414]" strokeweight="1pt"/>
              </v:group>
            </w:pict>
          </mc:Fallback>
        </mc:AlternateContent>
      </w:r>
      <w:r>
        <w:rPr>
          <w:rFonts w:cs="Times New Roman"/>
        </w:rPr>
        <w:t>本文在通勤出行层面分析</w:t>
      </w:r>
      <w:r w:rsidR="003D7A33">
        <w:rPr>
          <w:rFonts w:cs="Times New Roman"/>
        </w:rPr>
        <w:t>通勤出行</w:t>
      </w:r>
      <w:r>
        <w:rPr>
          <w:rFonts w:cs="Times New Roman"/>
        </w:rPr>
        <w:t>的</w:t>
      </w:r>
      <w:r w:rsidR="003D7A33">
        <w:rPr>
          <w:rFonts w:cs="Times New Roman"/>
        </w:rPr>
        <w:t>影响因素</w:t>
      </w:r>
      <w:r>
        <w:rPr>
          <w:rFonts w:cs="Times New Roman"/>
        </w:rPr>
        <w:t>，同时考虑通勤出行起点与终点周边的城市环境。比较不同机器学习模型的表现发现，随机森林模型取得了较高的预测精度（</w:t>
      </w:r>
      <w:r>
        <w:rPr>
          <w:rFonts w:cs="Times New Roman"/>
        </w:rPr>
        <w:t>0.68</w:t>
      </w:r>
      <w:r>
        <w:rPr>
          <w:rFonts w:cs="Times New Roman"/>
        </w:rPr>
        <w:t>），梯度提升决策树（</w:t>
      </w:r>
      <w:r>
        <w:rPr>
          <w:rFonts w:cs="Times New Roman"/>
        </w:rPr>
        <w:t>GBDT</w:t>
      </w:r>
      <w:r>
        <w:rPr>
          <w:rFonts w:cs="Times New Roman"/>
        </w:rPr>
        <w:t>，</w:t>
      </w:r>
      <w:r>
        <w:rPr>
          <w:rFonts w:cs="Times New Roman"/>
        </w:rPr>
        <w:t>0.67</w:t>
      </w:r>
      <w:r>
        <w:rPr>
          <w:rFonts w:cs="Times New Roman"/>
        </w:rPr>
        <w:t>）的表现与之接近。此外，</w:t>
      </w:r>
      <w:r>
        <w:rPr>
          <w:rFonts w:cs="Times New Roman"/>
        </w:rPr>
        <w:t xml:space="preserve">GBDT </w:t>
      </w:r>
      <w:r>
        <w:rPr>
          <w:rFonts w:cs="Times New Roman"/>
        </w:rPr>
        <w:t>在本模型中的输出不稳定，而随机森林在抵抗噪声、防止过拟合及处理未经标准化的数据方面更为稳健。因此，选用随机森林模型开展进一步分析。</w:t>
      </w:r>
    </w:p>
    <w:p w14:paraId="3E63FE92" w14:textId="4C54B652" w:rsidR="000F7F57" w:rsidRPr="002D1AC9" w:rsidRDefault="0018557B">
      <w:pPr>
        <w:widowControl/>
        <w:spacing w:after="60" w:line="360" w:lineRule="auto"/>
        <w:ind w:firstLine="480"/>
        <w:rPr>
          <w:rFonts w:cs="Times New Roman"/>
        </w:rPr>
      </w:pPr>
      <w:r>
        <w:rPr>
          <w:rFonts w:cs="Times New Roman"/>
        </w:rPr>
        <w:t>表</w:t>
      </w:r>
      <w:r>
        <w:rPr>
          <w:rFonts w:cs="Times New Roman"/>
        </w:rPr>
        <w:t>5</w:t>
      </w:r>
      <w:r>
        <w:rPr>
          <w:rFonts w:cs="Times New Roman"/>
        </w:rPr>
        <w:t>显示，住房价格是上海通勤距离最重要的</w:t>
      </w:r>
      <w:r w:rsidR="003D7A33">
        <w:rPr>
          <w:rFonts w:cs="Times New Roman"/>
        </w:rPr>
        <w:t>影响因素</w:t>
      </w:r>
      <w:r>
        <w:rPr>
          <w:rFonts w:cs="Times New Roman"/>
        </w:rPr>
        <w:t>，相对重要性为</w:t>
      </w:r>
      <w:r>
        <w:rPr>
          <w:rFonts w:cs="Times New Roman"/>
        </w:rPr>
        <w:t>33.39%</w:t>
      </w:r>
      <w:r>
        <w:rPr>
          <w:rFonts w:cs="Times New Roman"/>
        </w:rPr>
        <w:t>。住房价格可作为城市生活环境质量的综合代理指标，反映公共设施、街道设计及其他邻里属性等多个维度。因此，住房价格差异意味着通勤出行起点与终点之间的居住环境存在差异。</w:t>
      </w:r>
    </w:p>
    <w:p w14:paraId="1D29FBA3" w14:textId="77777777" w:rsidR="000F7F57" w:rsidRPr="002D1AC9" w:rsidRDefault="0018557B">
      <w:pPr>
        <w:pStyle w:val="Caption"/>
        <w:keepNext/>
        <w:keepLines/>
        <w:widowControl/>
        <w:spacing w:before="80" w:after="120" w:line="276" w:lineRule="auto"/>
        <w:rPr>
          <w:sz w:val="22"/>
          <w:szCs w:val="22"/>
        </w:rPr>
      </w:pPr>
      <w:r>
        <w:rPr>
          <w:sz w:val="22"/>
          <w:szCs w:val="22"/>
        </w:rPr>
        <w:lastRenderedPageBreak/>
        <w:t>表</w:t>
      </w:r>
      <w:r>
        <w:rPr>
          <w:sz w:val="22"/>
          <w:szCs w:val="22"/>
        </w:rPr>
        <w:t xml:space="preserve">5 </w:t>
      </w:r>
      <w:r>
        <w:rPr>
          <w:sz w:val="22"/>
          <w:szCs w:val="22"/>
        </w:rPr>
        <w:t>通勤出行层面模型的变量重要性</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5670"/>
        <w:gridCol w:w="1690"/>
        <w:gridCol w:w="1666"/>
      </w:tblGrid>
      <w:tr w:rsidR="002D1AC9" w:rsidRPr="002D1AC9" w14:paraId="2AA1896F" w14:textId="77777777">
        <w:trPr>
          <w:cantSplit/>
          <w:tblHeader/>
          <w:jc w:val="center"/>
        </w:trPr>
        <w:tc>
          <w:tcPr>
            <w:tcW w:w="5670" w:type="dxa"/>
            <w:tcBorders>
              <w:top w:val="single" w:sz="8" w:space="0" w:color="auto"/>
              <w:left w:val="nil"/>
              <w:bottom w:val="single" w:sz="4" w:space="0" w:color="auto"/>
              <w:right w:val="nil"/>
            </w:tcBorders>
            <w:vAlign w:val="center"/>
          </w:tcPr>
          <w:p w14:paraId="6EA75276"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690" w:type="dxa"/>
            <w:tcBorders>
              <w:top w:val="single" w:sz="8" w:space="0" w:color="auto"/>
              <w:left w:val="nil"/>
              <w:bottom w:val="single" w:sz="4" w:space="0" w:color="auto"/>
              <w:right w:val="nil"/>
            </w:tcBorders>
            <w:vAlign w:val="center"/>
          </w:tcPr>
          <w:p w14:paraId="24136631"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相对重要性</w:t>
            </w:r>
          </w:p>
        </w:tc>
        <w:tc>
          <w:tcPr>
            <w:tcW w:w="1666" w:type="dxa"/>
            <w:tcBorders>
              <w:top w:val="single" w:sz="8" w:space="0" w:color="auto"/>
              <w:left w:val="nil"/>
              <w:bottom w:val="single" w:sz="4" w:space="0" w:color="auto"/>
              <w:right w:val="nil"/>
            </w:tcBorders>
            <w:vAlign w:val="center"/>
          </w:tcPr>
          <w:p w14:paraId="174419E1"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排序</w:t>
            </w:r>
          </w:p>
        </w:tc>
      </w:tr>
      <w:tr w:rsidR="002D1AC9" w:rsidRPr="002D1AC9" w14:paraId="626B96FC" w14:textId="77777777">
        <w:trPr>
          <w:cantSplit/>
          <w:jc w:val="center"/>
        </w:trPr>
        <w:tc>
          <w:tcPr>
            <w:tcW w:w="5670" w:type="dxa"/>
            <w:tcBorders>
              <w:top w:val="nil"/>
              <w:left w:val="nil"/>
              <w:bottom w:val="nil"/>
              <w:right w:val="nil"/>
            </w:tcBorders>
            <w:vAlign w:val="center"/>
          </w:tcPr>
          <w:p w14:paraId="12221FC0"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住房价格差异</w:t>
            </w:r>
          </w:p>
        </w:tc>
        <w:tc>
          <w:tcPr>
            <w:tcW w:w="1690" w:type="dxa"/>
            <w:tcBorders>
              <w:top w:val="nil"/>
              <w:left w:val="nil"/>
              <w:bottom w:val="nil"/>
              <w:right w:val="nil"/>
            </w:tcBorders>
            <w:vAlign w:val="center"/>
          </w:tcPr>
          <w:p w14:paraId="4228B39C"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33.39</w:t>
            </w:r>
            <w:r w:rsidRPr="002D1AC9">
              <w:rPr>
                <w:rFonts w:cs="Times New Roman"/>
                <w:sz w:val="21"/>
                <w:szCs w:val="21"/>
              </w:rPr>
              <w:t>%</w:t>
            </w:r>
          </w:p>
        </w:tc>
        <w:tc>
          <w:tcPr>
            <w:tcW w:w="1666" w:type="dxa"/>
            <w:tcBorders>
              <w:top w:val="nil"/>
              <w:left w:val="nil"/>
              <w:bottom w:val="nil"/>
              <w:right w:val="nil"/>
            </w:tcBorders>
            <w:vAlign w:val="center"/>
          </w:tcPr>
          <w:p w14:paraId="2E7F3D9E"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w:t>
            </w:r>
          </w:p>
        </w:tc>
      </w:tr>
      <w:tr w:rsidR="002D1AC9" w:rsidRPr="002D1AC9" w14:paraId="728C3825" w14:textId="77777777">
        <w:trPr>
          <w:cantSplit/>
          <w:jc w:val="center"/>
        </w:trPr>
        <w:tc>
          <w:tcPr>
            <w:tcW w:w="5670" w:type="dxa"/>
            <w:tcBorders>
              <w:top w:val="nil"/>
              <w:left w:val="nil"/>
              <w:bottom w:val="nil"/>
              <w:right w:val="nil"/>
            </w:tcBorders>
            <w:vAlign w:val="center"/>
          </w:tcPr>
          <w:p w14:paraId="548C316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工作地距城市主中心的距离</w:t>
            </w:r>
          </w:p>
        </w:tc>
        <w:tc>
          <w:tcPr>
            <w:tcW w:w="1690" w:type="dxa"/>
            <w:tcBorders>
              <w:top w:val="nil"/>
              <w:left w:val="nil"/>
              <w:bottom w:val="nil"/>
              <w:right w:val="nil"/>
            </w:tcBorders>
            <w:vAlign w:val="center"/>
          </w:tcPr>
          <w:p w14:paraId="2150909E"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21.24</w:t>
            </w:r>
            <w:r w:rsidRPr="002D1AC9">
              <w:rPr>
                <w:rFonts w:cs="Times New Roman"/>
                <w:sz w:val="21"/>
                <w:szCs w:val="21"/>
              </w:rPr>
              <w:t>%</w:t>
            </w:r>
          </w:p>
        </w:tc>
        <w:tc>
          <w:tcPr>
            <w:tcW w:w="1666" w:type="dxa"/>
            <w:tcBorders>
              <w:top w:val="nil"/>
              <w:left w:val="nil"/>
              <w:bottom w:val="nil"/>
              <w:right w:val="nil"/>
            </w:tcBorders>
            <w:vAlign w:val="center"/>
          </w:tcPr>
          <w:p w14:paraId="2AC8C07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2</w:t>
            </w:r>
          </w:p>
        </w:tc>
      </w:tr>
      <w:tr w:rsidR="002D1AC9" w:rsidRPr="002D1AC9" w14:paraId="34A8FAD0" w14:textId="77777777">
        <w:trPr>
          <w:cantSplit/>
          <w:jc w:val="center"/>
        </w:trPr>
        <w:tc>
          <w:tcPr>
            <w:tcW w:w="5670" w:type="dxa"/>
            <w:tcBorders>
              <w:top w:val="nil"/>
              <w:left w:val="nil"/>
              <w:bottom w:val="nil"/>
              <w:right w:val="nil"/>
            </w:tcBorders>
            <w:vAlign w:val="center"/>
          </w:tcPr>
          <w:p w14:paraId="0852D60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居住地距城市主中心的距离</w:t>
            </w:r>
          </w:p>
        </w:tc>
        <w:tc>
          <w:tcPr>
            <w:tcW w:w="1690" w:type="dxa"/>
            <w:tcBorders>
              <w:top w:val="nil"/>
              <w:left w:val="nil"/>
              <w:bottom w:val="nil"/>
              <w:right w:val="nil"/>
            </w:tcBorders>
            <w:vAlign w:val="center"/>
          </w:tcPr>
          <w:p w14:paraId="6CE8DA39"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17.63</w:t>
            </w:r>
            <w:r w:rsidRPr="002D1AC9">
              <w:rPr>
                <w:rFonts w:cs="Times New Roman"/>
                <w:sz w:val="21"/>
                <w:szCs w:val="21"/>
              </w:rPr>
              <w:t>%</w:t>
            </w:r>
          </w:p>
        </w:tc>
        <w:tc>
          <w:tcPr>
            <w:tcW w:w="1666" w:type="dxa"/>
            <w:tcBorders>
              <w:top w:val="nil"/>
              <w:left w:val="nil"/>
              <w:bottom w:val="nil"/>
              <w:right w:val="nil"/>
            </w:tcBorders>
            <w:vAlign w:val="center"/>
          </w:tcPr>
          <w:p w14:paraId="3C08B232"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3</w:t>
            </w:r>
          </w:p>
        </w:tc>
      </w:tr>
      <w:tr w:rsidR="002D1AC9" w:rsidRPr="002D1AC9" w14:paraId="7A6C9516" w14:textId="77777777">
        <w:trPr>
          <w:cantSplit/>
          <w:jc w:val="center"/>
        </w:trPr>
        <w:tc>
          <w:tcPr>
            <w:tcW w:w="5670" w:type="dxa"/>
            <w:tcBorders>
              <w:top w:val="nil"/>
              <w:left w:val="nil"/>
              <w:bottom w:val="nil"/>
              <w:right w:val="nil"/>
            </w:tcBorders>
            <w:vAlign w:val="center"/>
          </w:tcPr>
          <w:p w14:paraId="51AABE7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1E592728"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8.19</w:t>
            </w:r>
            <w:r w:rsidRPr="002D1AC9">
              <w:rPr>
                <w:rFonts w:cs="Times New Roman"/>
                <w:sz w:val="21"/>
                <w:szCs w:val="21"/>
              </w:rPr>
              <w:t>%</w:t>
            </w:r>
          </w:p>
        </w:tc>
        <w:tc>
          <w:tcPr>
            <w:tcW w:w="1666" w:type="dxa"/>
            <w:tcBorders>
              <w:top w:val="nil"/>
              <w:left w:val="nil"/>
              <w:bottom w:val="nil"/>
              <w:right w:val="nil"/>
            </w:tcBorders>
            <w:vAlign w:val="center"/>
          </w:tcPr>
          <w:p w14:paraId="5D3FFA2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4</w:t>
            </w:r>
          </w:p>
        </w:tc>
      </w:tr>
      <w:tr w:rsidR="002D1AC9" w:rsidRPr="002D1AC9" w14:paraId="3115863F" w14:textId="77777777">
        <w:trPr>
          <w:cantSplit/>
          <w:jc w:val="center"/>
        </w:trPr>
        <w:tc>
          <w:tcPr>
            <w:tcW w:w="5670" w:type="dxa"/>
            <w:tcBorders>
              <w:top w:val="nil"/>
              <w:left w:val="nil"/>
              <w:bottom w:val="nil"/>
              <w:right w:val="nil"/>
            </w:tcBorders>
            <w:vAlign w:val="center"/>
          </w:tcPr>
          <w:p w14:paraId="32A074E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工作地周边商业与工业用地比例（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50B1FBAA"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6.80</w:t>
            </w:r>
            <w:r w:rsidRPr="002D1AC9">
              <w:rPr>
                <w:rFonts w:cs="Times New Roman"/>
                <w:sz w:val="21"/>
                <w:szCs w:val="21"/>
              </w:rPr>
              <w:t>%</w:t>
            </w:r>
          </w:p>
        </w:tc>
        <w:tc>
          <w:tcPr>
            <w:tcW w:w="1666" w:type="dxa"/>
            <w:tcBorders>
              <w:top w:val="nil"/>
              <w:left w:val="nil"/>
              <w:bottom w:val="nil"/>
              <w:right w:val="nil"/>
            </w:tcBorders>
            <w:vAlign w:val="center"/>
          </w:tcPr>
          <w:p w14:paraId="57108D9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5</w:t>
            </w:r>
          </w:p>
        </w:tc>
      </w:tr>
      <w:tr w:rsidR="002D1AC9" w:rsidRPr="002D1AC9" w14:paraId="4743A3E5" w14:textId="77777777">
        <w:trPr>
          <w:cantSplit/>
          <w:jc w:val="center"/>
        </w:trPr>
        <w:tc>
          <w:tcPr>
            <w:tcW w:w="5670" w:type="dxa"/>
            <w:tcBorders>
              <w:top w:val="nil"/>
              <w:left w:val="nil"/>
              <w:bottom w:val="nil"/>
              <w:right w:val="nil"/>
            </w:tcBorders>
            <w:vAlign w:val="center"/>
          </w:tcPr>
          <w:p w14:paraId="21CBD9EF"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24745E66"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6.57</w:t>
            </w:r>
            <w:r w:rsidRPr="002D1AC9">
              <w:rPr>
                <w:rFonts w:cs="Times New Roman"/>
                <w:sz w:val="21"/>
                <w:szCs w:val="21"/>
              </w:rPr>
              <w:t>%</w:t>
            </w:r>
          </w:p>
        </w:tc>
        <w:tc>
          <w:tcPr>
            <w:tcW w:w="1666" w:type="dxa"/>
            <w:tcBorders>
              <w:top w:val="nil"/>
              <w:left w:val="nil"/>
              <w:bottom w:val="nil"/>
              <w:right w:val="nil"/>
            </w:tcBorders>
            <w:vAlign w:val="center"/>
          </w:tcPr>
          <w:p w14:paraId="1F5627DA"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6</w:t>
            </w:r>
          </w:p>
        </w:tc>
      </w:tr>
      <w:tr w:rsidR="002D1AC9" w:rsidRPr="002D1AC9" w14:paraId="36425B6B" w14:textId="77777777">
        <w:trPr>
          <w:cantSplit/>
          <w:jc w:val="center"/>
        </w:trPr>
        <w:tc>
          <w:tcPr>
            <w:tcW w:w="5670" w:type="dxa"/>
            <w:tcBorders>
              <w:top w:val="nil"/>
              <w:left w:val="nil"/>
              <w:bottom w:val="single" w:sz="8" w:space="0" w:color="auto"/>
              <w:right w:val="nil"/>
            </w:tcBorders>
            <w:vAlign w:val="center"/>
          </w:tcPr>
          <w:p w14:paraId="08F36FE5" w14:textId="77777777" w:rsidR="000F7F57" w:rsidRPr="002D1AC9" w:rsidRDefault="0018557B">
            <w:pPr>
              <w:widowControl/>
              <w:spacing w:after="20" w:line="276" w:lineRule="auto"/>
              <w:jc w:val="left"/>
              <w:rPr>
                <w:rFonts w:cs="Times New Roman"/>
                <w:sz w:val="21"/>
                <w:szCs w:val="21"/>
              </w:rPr>
            </w:pPr>
            <w:r>
              <w:rPr>
                <w:rFonts w:cs="Times New Roman"/>
                <w:sz w:val="21"/>
                <w:szCs w:val="21"/>
              </w:rPr>
              <w:t>居住地周边商业与工业用地比例（</w:t>
            </w:r>
            <w:r>
              <w:rPr>
                <w:rFonts w:cs="Times New Roman"/>
                <w:sz w:val="21"/>
                <w:szCs w:val="21"/>
              </w:rPr>
              <w:t>%</w:t>
            </w:r>
            <w:r>
              <w:rPr>
                <w:rFonts w:cs="Times New Roman"/>
                <w:sz w:val="21"/>
                <w:szCs w:val="21"/>
              </w:rPr>
              <w:t>）</w:t>
            </w:r>
          </w:p>
        </w:tc>
        <w:tc>
          <w:tcPr>
            <w:tcW w:w="1690" w:type="dxa"/>
            <w:tcBorders>
              <w:top w:val="nil"/>
              <w:left w:val="nil"/>
              <w:bottom w:val="single" w:sz="8" w:space="0" w:color="auto"/>
              <w:right w:val="nil"/>
            </w:tcBorders>
            <w:vAlign w:val="center"/>
          </w:tcPr>
          <w:p w14:paraId="7E1866A6"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6.18</w:t>
            </w:r>
            <w:r w:rsidRPr="002D1AC9">
              <w:rPr>
                <w:rFonts w:cs="Times New Roman"/>
                <w:sz w:val="21"/>
                <w:szCs w:val="21"/>
              </w:rPr>
              <w:t>%</w:t>
            </w:r>
          </w:p>
        </w:tc>
        <w:tc>
          <w:tcPr>
            <w:tcW w:w="1666" w:type="dxa"/>
            <w:tcBorders>
              <w:top w:val="nil"/>
              <w:left w:val="nil"/>
              <w:bottom w:val="single" w:sz="8" w:space="0" w:color="auto"/>
              <w:right w:val="nil"/>
            </w:tcBorders>
            <w:vAlign w:val="center"/>
          </w:tcPr>
          <w:p w14:paraId="0926F2EE"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7</w:t>
            </w:r>
          </w:p>
        </w:tc>
      </w:tr>
    </w:tbl>
    <w:p w14:paraId="2AB9F23C" w14:textId="31A0CC7F" w:rsidR="000F7F57" w:rsidRPr="002D1AC9" w:rsidRDefault="0018557B">
      <w:pPr>
        <w:widowControl/>
        <w:spacing w:after="60" w:line="360" w:lineRule="auto"/>
        <w:ind w:firstLine="480"/>
        <w:rPr>
          <w:rFonts w:cs="Times New Roman"/>
        </w:rPr>
      </w:pPr>
      <w:r>
        <w:rPr>
          <w:rFonts w:cs="Times New Roman"/>
        </w:rPr>
        <w:t>结果进一步表明，当住房价格差异小于</w:t>
      </w:r>
      <w:r>
        <w:rPr>
          <w:rFonts w:cs="Times New Roman"/>
        </w:rPr>
        <w:t>25,000 yuan/m²</w:t>
      </w:r>
      <w:r>
        <w:rPr>
          <w:rFonts w:cs="Times New Roman"/>
        </w:rPr>
        <w:t>时，住房价格尚不足以促使通勤距离延长，通勤出行更多由其他因素塑造（图</w:t>
      </w:r>
      <w:r>
        <w:rPr>
          <w:rFonts w:cs="Times New Roman"/>
        </w:rPr>
        <w:t>5a</w:t>
      </w:r>
      <w:r>
        <w:rPr>
          <w:rFonts w:cs="Times New Roman"/>
        </w:rPr>
        <w:t>）。</w:t>
      </w:r>
      <w:ins w:id="84" w:author="pippin hsu" w:date="2026-09-30T13:54:00Z" w16du:dateUtc="2026-09-30T05:54:00Z">
        <w:r w:rsidR="001B46B9">
          <w:t>当居住地房价比工作地低</w:t>
        </w:r>
        <w:r w:rsidR="001B46B9">
          <w:t>25,000 yuan/m²</w:t>
        </w:r>
        <w:r w:rsidR="001B46B9">
          <w:t>以上时，通勤者多半负担不起工作地周边的高房价，只能接受更长的通勤距</w:t>
        </w:r>
        <w:r w:rsidR="001B46B9">
          <w:rPr>
            <w:rFonts w:ascii="SimSun" w:hAnsi="SimSun" w:cs="SimSun" w:hint="eastAsia"/>
          </w:rPr>
          <w:t>离</w:t>
        </w:r>
        <w:r w:rsidR="001B46B9">
          <w:rPr>
            <w:rFonts w:ascii="SimSun" w:hAnsi="SimSun" w:cs="SimSun" w:hint="eastAsia"/>
          </w:rPr>
          <w:t xml:space="preserve"> </w:t>
        </w:r>
      </w:ins>
      <w:del w:id="85" w:author="pippin hsu" w:date="2026-09-30T13:54:00Z" w16du:dateUtc="2026-09-30T05:54:00Z">
        <w:r w:rsidDel="001B46B9">
          <w:rPr>
            <w:rFonts w:cs="Times New Roman"/>
          </w:rPr>
          <w:delText>当通勤出行起点的住房价格比终点低</w:delText>
        </w:r>
        <w:r w:rsidDel="001B46B9">
          <w:rPr>
            <w:rFonts w:cs="Times New Roman"/>
          </w:rPr>
          <w:delText>25,000 yuan/m</w:delText>
        </w:r>
        <w:r w:rsidDel="001B46B9">
          <w:rPr>
            <w:rFonts w:cs="Times New Roman"/>
            <w:vertAlign w:val="superscript"/>
          </w:rPr>
          <w:delText>2</w:delText>
        </w:r>
        <w:r w:rsidDel="001B46B9">
          <w:rPr>
            <w:rFonts w:cs="Times New Roman"/>
          </w:rPr>
          <w:delText>以上时，个体往往因难以负担工作地周边高昂的住房成本而接受更长距离的通勤</w:delText>
        </w:r>
        <w:r w:rsidDel="001B46B9">
          <w:rPr>
            <w:rFonts w:cs="Times New Roman"/>
          </w:rPr>
          <w:delText xml:space="preserve"> </w:delText>
        </w:r>
      </w:del>
      <w:r>
        <w:rPr>
          <w:rFonts w:cs="Times New Roman"/>
        </w:rPr>
        <w:t>(Xiao et al., 2023)</w:t>
      </w:r>
      <w:r>
        <w:rPr>
          <w:rFonts w:cs="Times New Roman"/>
        </w:rPr>
        <w:t>。反之，当通勤出行起点的住房价格比终点高</w:t>
      </w:r>
      <w:r>
        <w:rPr>
          <w:rFonts w:cs="Times New Roman"/>
        </w:rPr>
        <w:t>25,000 yuan/m</w:t>
      </w:r>
      <w:r>
        <w:rPr>
          <w:rFonts w:cs="Times New Roman"/>
          <w:vertAlign w:val="superscript"/>
        </w:rPr>
        <w:t>2</w:t>
      </w:r>
      <w:r>
        <w:rPr>
          <w:rFonts w:cs="Times New Roman"/>
        </w:rPr>
        <w:t>以上时，工作地周边的城市设计质量与公共设施可达性可能无法满足其需求</w:t>
      </w:r>
      <w:r>
        <w:rPr>
          <w:rFonts w:cs="Times New Roman"/>
        </w:rPr>
        <w:t xml:space="preserve"> (Li et al., 2019)</w:t>
      </w:r>
      <w:r>
        <w:rPr>
          <w:rFonts w:cs="Times New Roman"/>
        </w:rPr>
        <w:t>。在这种情况下，人们可能接受更长距离的通勤，以换取更好的生活环境。</w:t>
      </w:r>
    </w:p>
    <w:p w14:paraId="3A8EC3E2" w14:textId="77777777" w:rsidR="000F7F57" w:rsidRPr="002D1AC9" w:rsidRDefault="0018557B">
      <w:pPr>
        <w:widowControl/>
        <w:spacing w:after="60" w:line="360" w:lineRule="auto"/>
        <w:ind w:firstLine="480"/>
        <w:rPr>
          <w:rFonts w:cs="Times New Roman"/>
        </w:rPr>
      </w:pPr>
      <w:r>
        <w:rPr>
          <w:rFonts w:cs="Times New Roman"/>
        </w:rPr>
        <w:t>图</w:t>
      </w:r>
      <w:r>
        <w:rPr>
          <w:rFonts w:cs="Times New Roman"/>
        </w:rPr>
        <w:t>5</w:t>
      </w:r>
      <w:r>
        <w:rPr>
          <w:rFonts w:cs="Times New Roman"/>
        </w:rPr>
        <w:t>（</w:t>
      </w:r>
      <w:r>
        <w:rPr>
          <w:rFonts w:cs="Times New Roman"/>
        </w:rPr>
        <w:t>b</w:t>
      </w:r>
      <w:r>
        <w:rPr>
          <w:rFonts w:cs="Times New Roman"/>
        </w:rPr>
        <w:t>）揭示了不同收入群体在通勤距离上的差异。一般而言，高收入群体的住房可负担性更高，因而更容易获得就业机会。然而，图</w:t>
      </w:r>
      <w:r>
        <w:rPr>
          <w:rFonts w:cs="Times New Roman"/>
        </w:rPr>
        <w:t>5</w:t>
      </w:r>
      <w:r>
        <w:rPr>
          <w:rFonts w:cs="Times New Roman"/>
        </w:rPr>
        <w:t>呈现出收入与城市通勤之间的非线性关系。根据图</w:t>
      </w:r>
      <w:r>
        <w:rPr>
          <w:rFonts w:cs="Times New Roman"/>
        </w:rPr>
        <w:t>5</w:t>
      </w:r>
      <w:r>
        <w:rPr>
          <w:rFonts w:cs="Times New Roman"/>
        </w:rPr>
        <w:t>（</w:t>
      </w:r>
      <w:r>
        <w:rPr>
          <w:rFonts w:cs="Times New Roman"/>
        </w:rPr>
        <w:t>b</w:t>
      </w:r>
      <w:r>
        <w:rPr>
          <w:rFonts w:cs="Times New Roman"/>
        </w:rPr>
        <w:t>），居民通勤距离随收入提高而增加，在收入处于中等水平时，增速最高。因此，住房可负担性可能无法解释通勤距离，因为收入与通勤距离呈正相关。研究识别出一种阈值关系：当高收入人口比例达到</w:t>
      </w:r>
      <w:r>
        <w:rPr>
          <w:rFonts w:cs="Times New Roman"/>
        </w:rPr>
        <w:t>0.3</w:t>
      </w:r>
      <w:r>
        <w:rPr>
          <w:rFonts w:cs="Times New Roman"/>
        </w:rPr>
        <w:t>时，通勤距离会急剧增加。尽管这一阈值并不具有实际意义，仍可据此认为，当收入达到一定阈值后，人们能够承受长距离通勤。</w:t>
      </w:r>
    </w:p>
    <w:p w14:paraId="11FD9803" w14:textId="3EB215E4" w:rsidR="000F7F57" w:rsidRPr="002D1AC9" w:rsidRDefault="0018557B">
      <w:pPr>
        <w:widowControl/>
        <w:spacing w:after="60" w:line="360" w:lineRule="auto"/>
        <w:ind w:firstLine="480"/>
        <w:rPr>
          <w:rFonts w:cs="Times New Roman"/>
        </w:rPr>
      </w:pPr>
      <w:bookmarkStart w:id="86" w:name="OLE_LINK4"/>
      <w:r>
        <w:rPr>
          <w:rFonts w:cs="Times New Roman"/>
        </w:rPr>
        <w:t>距城市中心的距离是通勤研究中另一个受到广泛讨论的变量。居住地与工作地距城市中心的距离，其重要性仅次于住房价格差异。图</w:t>
      </w:r>
      <w:r>
        <w:rPr>
          <w:rFonts w:cs="Times New Roman"/>
        </w:rPr>
        <w:t>5</w:t>
      </w:r>
      <w:r>
        <w:rPr>
          <w:rFonts w:cs="Times New Roman"/>
        </w:rPr>
        <w:t>（</w:t>
      </w:r>
      <w:r>
        <w:rPr>
          <w:rFonts w:cs="Times New Roman"/>
        </w:rPr>
        <w:t>c</w:t>
      </w:r>
      <w:r>
        <w:rPr>
          <w:rFonts w:cs="Times New Roman"/>
        </w:rPr>
        <w:t>）和（</w:t>
      </w:r>
      <w:r>
        <w:rPr>
          <w:rFonts w:cs="Times New Roman"/>
        </w:rPr>
        <w:t>d</w:t>
      </w:r>
      <w:r>
        <w:rPr>
          <w:rFonts w:cs="Times New Roman"/>
        </w:rPr>
        <w:t>）分别呈现了通勤距离与居住地、工作地距城市中心距离之间的非线性关系。当距城市中心不足</w:t>
      </w:r>
      <w:r>
        <w:rPr>
          <w:rFonts w:cs="Times New Roman"/>
        </w:rPr>
        <w:t>10 km</w:t>
      </w:r>
      <w:r>
        <w:rPr>
          <w:rFonts w:cs="Times New Roman"/>
        </w:rPr>
        <w:t>时，居住地距城市中心的距离增加，会使通勤距离缩短。工作地也呈现类似的阈值效应：工作地位于距城市中心</w:t>
      </w:r>
      <w:r>
        <w:rPr>
          <w:rFonts w:cs="Times New Roman"/>
        </w:rPr>
        <w:t>8 km</w:t>
      </w:r>
      <w:r>
        <w:rPr>
          <w:rFonts w:cs="Times New Roman"/>
        </w:rPr>
        <w:t>以内时，通勤距离随工作地距城市中心的距离增加而延长，超过这一范围后则缩短。也就是说，当工作地距城市中心超过</w:t>
      </w:r>
      <w:r>
        <w:rPr>
          <w:rFonts w:cs="Times New Roman"/>
        </w:rPr>
        <w:t>8 km</w:t>
      </w:r>
      <w:r>
        <w:rPr>
          <w:rFonts w:cs="Times New Roman"/>
        </w:rPr>
        <w:t>时，其距城市中心的距离增加，会使通勤距离缩短。这些非线性关系表明，在上海，</w:t>
      </w:r>
      <w:ins w:id="87" w:author="pippin hsu" w:date="2026-09-30T13:42:00Z" w16du:dateUtc="2026-09-30T05:42:00Z">
        <w:r w:rsidR="00320816">
          <w:t>与城市中心的邻近程度和通勤距离之间存在阈值关</w:t>
        </w:r>
        <w:r w:rsidR="00320816">
          <w:rPr>
            <w:rFonts w:ascii="SimSun" w:hAnsi="SimSun" w:cs="SimSun" w:hint="eastAsia"/>
          </w:rPr>
          <w:t>系</w:t>
        </w:r>
      </w:ins>
      <w:del w:id="88" w:author="pippin hsu" w:date="2026-09-30T13:42:00Z" w16du:dateUtc="2026-09-30T05:42:00Z">
        <w:r w:rsidDel="00320816">
          <w:rPr>
            <w:rFonts w:cs="Times New Roman"/>
          </w:rPr>
          <w:delText>接近城市中心的程度与通勤距离之间存在阈值关系</w:delText>
        </w:r>
      </w:del>
      <w:r>
        <w:rPr>
          <w:rFonts w:cs="Times New Roman"/>
        </w:rPr>
        <w:t>。</w:t>
      </w:r>
      <w:bookmarkEnd w:id="86"/>
    </w:p>
    <w:p w14:paraId="48BD5593" w14:textId="77777777" w:rsidR="000F7F57" w:rsidRPr="002D1AC9" w:rsidRDefault="0018557B">
      <w:pPr>
        <w:keepNext/>
        <w:keepLines/>
        <w:widowControl/>
        <w:spacing w:before="100"/>
        <w:jc w:val="center"/>
        <w:rPr>
          <w:rFonts w:cs="Times New Roman"/>
        </w:rPr>
      </w:pPr>
      <w:r w:rsidRPr="002D1AC9">
        <w:rPr>
          <w:noProof/>
        </w:rPr>
        <w:lastRenderedPageBreak/>
        <w:drawing>
          <wp:inline distT="0" distB="0" distL="0" distR="0" wp14:anchorId="7B7EE464" wp14:editId="4E0CD327">
            <wp:extent cx="5274310" cy="3785235"/>
            <wp:effectExtent l="0" t="0" r="2540" b="571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8"/>
                    <a:stretch>
                      <a:fillRect/>
                    </a:stretch>
                  </pic:blipFill>
                  <pic:spPr>
                    <a:xfrm>
                      <a:off x="0" y="0"/>
                      <a:ext cx="5274310" cy="3785235"/>
                    </a:xfrm>
                    <a:prstGeom prst="rect">
                      <a:avLst/>
                    </a:prstGeom>
                  </pic:spPr>
                </pic:pic>
              </a:graphicData>
            </a:graphic>
          </wp:inline>
        </w:drawing>
      </w:r>
    </w:p>
    <w:p w14:paraId="2288C1DE" w14:textId="77777777" w:rsidR="000F7F57" w:rsidRPr="002D1AC9" w:rsidRDefault="0018557B">
      <w:pPr>
        <w:pStyle w:val="Caption"/>
        <w:keepLines/>
        <w:widowControl/>
        <w:spacing w:before="80" w:after="120" w:line="276" w:lineRule="auto"/>
        <w:rPr>
          <w:sz w:val="22"/>
          <w:szCs w:val="22"/>
        </w:rPr>
      </w:pPr>
      <w:bookmarkStart w:id="89" w:name="_Ref212811012"/>
      <w:r>
        <w:rPr>
          <w:sz w:val="22"/>
          <w:szCs w:val="22"/>
        </w:rPr>
        <w:t>图</w:t>
      </w:r>
      <w:r>
        <w:rPr>
          <w:sz w:val="22"/>
          <w:szCs w:val="22"/>
        </w:rPr>
        <w:t xml:space="preserve">5 </w:t>
      </w:r>
      <w:r>
        <w:rPr>
          <w:sz w:val="22"/>
          <w:szCs w:val="22"/>
        </w:rPr>
        <w:t>随机森林模型结果</w:t>
      </w:r>
      <w:bookmarkEnd w:id="89"/>
    </w:p>
    <w:p w14:paraId="738236D7" w14:textId="70E333A7" w:rsidR="000F7F57" w:rsidRPr="002D1AC9" w:rsidRDefault="0018557B">
      <w:pPr>
        <w:widowControl/>
        <w:spacing w:after="60" w:line="360" w:lineRule="auto"/>
        <w:ind w:firstLine="480"/>
        <w:rPr>
          <w:rFonts w:cs="Times New Roman"/>
        </w:rPr>
      </w:pPr>
      <w:r>
        <w:rPr>
          <w:rFonts w:cs="Times New Roman"/>
        </w:rPr>
        <w:t>本文进一步</w:t>
      </w:r>
      <w:r w:rsidR="00F52817">
        <w:rPr>
          <w:rFonts w:cs="Times New Roman"/>
        </w:rPr>
        <w:t>挖掘</w:t>
      </w:r>
      <w:r>
        <w:rPr>
          <w:rFonts w:cs="Times New Roman"/>
        </w:rPr>
        <w:t>了社会经济因素与距城市中心距离的交互作用对</w:t>
      </w:r>
      <w:r w:rsidR="003D7A33">
        <w:rPr>
          <w:rFonts w:cs="Times New Roman"/>
        </w:rPr>
        <w:t>通勤出行</w:t>
      </w:r>
      <w:r>
        <w:rPr>
          <w:rFonts w:cs="Times New Roman"/>
        </w:rPr>
        <w:t>的影响（图</w:t>
      </w:r>
      <w:r>
        <w:rPr>
          <w:rFonts w:cs="Times New Roman"/>
        </w:rPr>
        <w:t>6</w:t>
      </w:r>
      <w:r>
        <w:rPr>
          <w:rFonts w:cs="Times New Roman"/>
        </w:rPr>
        <w:t>）。纵轴表示通勤距离，横轴表示相应变量，散点颜色表示距城市中心的距离。左侧图展示全部区域的结果，右侧图展示距城市中心特定距离范围内网格单元的结果。图</w:t>
      </w:r>
      <w:r>
        <w:rPr>
          <w:rFonts w:cs="Times New Roman"/>
        </w:rPr>
        <w:t>6</w:t>
      </w:r>
      <w:r>
        <w:rPr>
          <w:rFonts w:cs="Times New Roman"/>
        </w:rPr>
        <w:t>（</w:t>
      </w:r>
      <w:r>
        <w:rPr>
          <w:rFonts w:cs="Times New Roman"/>
        </w:rPr>
        <w:t>a</w:t>
      </w:r>
      <w:r>
        <w:rPr>
          <w:rFonts w:cs="Times New Roman"/>
        </w:rPr>
        <w:t>）反映了高收入人口比例与居住地距城市中心距离之间的交互作用。值得关注的是，当居住地距城市中心不足</w:t>
      </w:r>
      <w:r>
        <w:rPr>
          <w:rFonts w:cs="Times New Roman"/>
        </w:rPr>
        <w:t>5 km</w:t>
      </w:r>
      <w:r>
        <w:rPr>
          <w:rFonts w:cs="Times New Roman"/>
        </w:rPr>
        <w:t>时，高收入群体的通勤距离与居住地距城市中心的距离之间存在显著线性关系。高收入群体在城市中心的居住地选择中具有显著优势，接近工作地是其重要考量。图</w:t>
      </w:r>
      <w:r>
        <w:rPr>
          <w:rFonts w:cs="Times New Roman"/>
        </w:rPr>
        <w:t>6</w:t>
      </w:r>
      <w:r>
        <w:rPr>
          <w:rFonts w:cs="Times New Roman"/>
        </w:rPr>
        <w:t>（</w:t>
      </w:r>
      <w:r>
        <w:rPr>
          <w:rFonts w:cs="Times New Roman"/>
        </w:rPr>
        <w:t>b</w:t>
      </w:r>
      <w:r>
        <w:rPr>
          <w:rFonts w:cs="Times New Roman"/>
        </w:rPr>
        <w:t>）显示，当工作地距城市中心超过</w:t>
      </w:r>
      <w:r>
        <w:rPr>
          <w:rFonts w:cs="Times New Roman"/>
        </w:rPr>
        <w:t>15 km</w:t>
      </w:r>
      <w:r>
        <w:rPr>
          <w:rFonts w:cs="Times New Roman"/>
        </w:rPr>
        <w:t>时，高收入人口比例提高可缩短通勤距离。</w:t>
      </w:r>
      <w:r w:rsidR="003D7A33">
        <w:rPr>
          <w:rFonts w:cs="Times New Roman"/>
        </w:rPr>
        <w:t>通勤出行</w:t>
      </w:r>
      <w:r>
        <w:rPr>
          <w:rFonts w:cs="Times New Roman"/>
        </w:rPr>
        <w:t>体现了接近工作地与生活环境之间的权衡，而高收入群体可能难以找到足够优质、能够补偿长距离通勤成本的生活环境。由于住房可负担性较高且住房选择灵活，他们可能选择在工作地附近居住。综合上述分析，在距城市中心</w:t>
      </w:r>
      <w:r>
        <w:rPr>
          <w:rFonts w:cs="Times New Roman"/>
        </w:rPr>
        <w:t>15 km</w:t>
      </w:r>
      <w:r>
        <w:rPr>
          <w:rFonts w:cs="Times New Roman"/>
        </w:rPr>
        <w:t>以外的地区，高收入群体选择居住地时，并不将接近城市中心作为首要考量。</w:t>
      </w:r>
    </w:p>
    <w:p w14:paraId="657EC419" w14:textId="77777777" w:rsidR="000F7F57" w:rsidRPr="002D1AC9" w:rsidRDefault="0018557B">
      <w:pPr>
        <w:keepNext/>
        <w:keepLines/>
        <w:widowControl/>
        <w:spacing w:before="100"/>
        <w:jc w:val="center"/>
        <w:rPr>
          <w:rFonts w:cs="Times New Roman"/>
        </w:rPr>
      </w:pPr>
      <w:r w:rsidRPr="002D1AC9">
        <w:rPr>
          <w:noProof/>
        </w:rPr>
        <w:lastRenderedPageBreak/>
        <w:drawing>
          <wp:inline distT="0" distB="0" distL="0" distR="0" wp14:anchorId="5D0D5EB3" wp14:editId="64F6E991">
            <wp:extent cx="5274310" cy="2150110"/>
            <wp:effectExtent l="0" t="0" r="2540" b="2540"/>
            <wp:docPr id="618577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705"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150110"/>
                    </a:xfrm>
                    <a:prstGeom prst="rect">
                      <a:avLst/>
                    </a:prstGeom>
                    <a:noFill/>
                    <a:ln>
                      <a:noFill/>
                    </a:ln>
                  </pic:spPr>
                </pic:pic>
              </a:graphicData>
            </a:graphic>
          </wp:inline>
        </w:drawing>
      </w:r>
      <w:r w:rsidRPr="002D1AC9">
        <w:rPr>
          <w:rFonts w:cs="Times New Roman"/>
        </w:rPr>
        <w:t xml:space="preserve"> </w:t>
      </w:r>
      <w:r w:rsidRPr="002D1AC9">
        <w:rPr>
          <w:noProof/>
        </w:rPr>
        <w:drawing>
          <wp:inline distT="0" distB="0" distL="0" distR="0" wp14:anchorId="6F6B5922" wp14:editId="0447580E">
            <wp:extent cx="5274310" cy="2161540"/>
            <wp:effectExtent l="0" t="0" r="2540" b="0"/>
            <wp:docPr id="8149240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24063"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2161540"/>
                    </a:xfrm>
                    <a:prstGeom prst="rect">
                      <a:avLst/>
                    </a:prstGeom>
                    <a:noFill/>
                    <a:ln>
                      <a:noFill/>
                    </a:ln>
                  </pic:spPr>
                </pic:pic>
              </a:graphicData>
            </a:graphic>
          </wp:inline>
        </w:drawing>
      </w:r>
    </w:p>
    <w:p w14:paraId="4B35E5CC" w14:textId="77777777" w:rsidR="000F7F57" w:rsidRPr="002D1AC9" w:rsidRDefault="0018557B">
      <w:pPr>
        <w:pStyle w:val="Caption"/>
        <w:keepLines/>
        <w:widowControl/>
        <w:spacing w:before="80" w:after="120" w:line="276" w:lineRule="auto"/>
        <w:rPr>
          <w:sz w:val="22"/>
          <w:szCs w:val="22"/>
        </w:rPr>
      </w:pPr>
      <w:bookmarkStart w:id="90" w:name="_Ref210137983"/>
      <w:bookmarkStart w:id="91" w:name="_Ref200445722"/>
      <w:r>
        <w:rPr>
          <w:sz w:val="22"/>
          <w:szCs w:val="22"/>
        </w:rPr>
        <w:t>图</w:t>
      </w:r>
      <w:r>
        <w:rPr>
          <w:sz w:val="22"/>
          <w:szCs w:val="22"/>
        </w:rPr>
        <w:t xml:space="preserve">6 </w:t>
      </w:r>
      <w:r>
        <w:rPr>
          <w:sz w:val="22"/>
          <w:szCs w:val="22"/>
        </w:rPr>
        <w:t>基于</w:t>
      </w:r>
      <w:r>
        <w:rPr>
          <w:sz w:val="22"/>
          <w:szCs w:val="22"/>
        </w:rPr>
        <w:t xml:space="preserve"> PDP </w:t>
      </w:r>
      <w:r>
        <w:rPr>
          <w:sz w:val="22"/>
          <w:szCs w:val="22"/>
        </w:rPr>
        <w:t>的社会经济因素与距城市中心距离的交互作用</w:t>
      </w:r>
      <w:bookmarkEnd w:id="90"/>
      <w:bookmarkEnd w:id="91"/>
    </w:p>
    <w:p w14:paraId="6DBDA078" w14:textId="7298A0CD" w:rsidR="000F7F57" w:rsidRPr="002D1AC9" w:rsidRDefault="0018557B">
      <w:pPr>
        <w:pStyle w:val="Heading2"/>
        <w:widowControl/>
        <w:numPr>
          <w:ilvl w:val="1"/>
          <w:numId w:val="1"/>
        </w:numPr>
        <w:spacing w:before="120" w:after="100" w:line="300" w:lineRule="auto"/>
        <w:jc w:val="left"/>
        <w:rPr>
          <w:rFonts w:cs="Times New Roman"/>
        </w:rPr>
      </w:pPr>
      <w:r>
        <w:rPr>
          <w:rFonts w:cs="Times New Roman"/>
        </w:rPr>
        <w:t>网格单元层面长距离通勤出行</w:t>
      </w:r>
      <w:r w:rsidR="003D7A33">
        <w:rPr>
          <w:rFonts w:cs="Times New Roman"/>
        </w:rPr>
        <w:t>影响因素</w:t>
      </w:r>
      <w:r>
        <w:rPr>
          <w:rFonts w:cs="Times New Roman"/>
        </w:rPr>
        <w:t>的社会差异与空间差异</w:t>
      </w:r>
    </w:p>
    <w:p w14:paraId="1EC201E0" w14:textId="7FAD1240" w:rsidR="000F7F57" w:rsidRPr="002D1AC9" w:rsidRDefault="0018557B">
      <w:pPr>
        <w:widowControl/>
        <w:spacing w:after="60" w:line="360" w:lineRule="auto"/>
        <w:ind w:firstLine="480"/>
        <w:rPr>
          <w:rFonts w:cs="Times New Roman"/>
        </w:rPr>
      </w:pPr>
      <w:r>
        <w:rPr>
          <w:rFonts w:cs="Times New Roman"/>
        </w:rPr>
        <w:t>本文进一步以工作地为基准，对长距离通勤比例开展分析，以识别其</w:t>
      </w:r>
      <w:r w:rsidR="003D7A33">
        <w:rPr>
          <w:rFonts w:cs="Times New Roman"/>
        </w:rPr>
        <w:t>影响因素</w:t>
      </w:r>
      <w:r>
        <w:rPr>
          <w:rFonts w:cs="Times New Roman"/>
        </w:rPr>
        <w:t>。本文的分析框架认为，长距离通勤主要由城市结构属性和个体社会经济地位决定，建成环境的作用相对较弱（图</w:t>
      </w:r>
      <w:r>
        <w:rPr>
          <w:rFonts w:cs="Times New Roman"/>
        </w:rPr>
        <w:t>1</w:t>
      </w:r>
      <w:r>
        <w:rPr>
          <w:rFonts w:cs="Times New Roman"/>
        </w:rPr>
        <w:t>）。分析结果支持这一判断：住房因素与社会经济因素的重要性高于道路网络、土地利用混合度等建成环境因素（表</w:t>
      </w:r>
      <w:r>
        <w:rPr>
          <w:rFonts w:cs="Times New Roman"/>
        </w:rPr>
        <w:t>6</w:t>
      </w:r>
      <w:r>
        <w:rPr>
          <w:rFonts w:cs="Times New Roman"/>
        </w:rPr>
        <w:t>）。</w:t>
      </w:r>
    </w:p>
    <w:p w14:paraId="13CE9F9B" w14:textId="77777777" w:rsidR="000F7F57" w:rsidRPr="002D1AC9" w:rsidRDefault="0018557B">
      <w:pPr>
        <w:pStyle w:val="Caption"/>
        <w:keepNext/>
        <w:keepLines/>
        <w:widowControl/>
        <w:spacing w:before="80" w:after="120" w:line="276" w:lineRule="auto"/>
        <w:rPr>
          <w:sz w:val="22"/>
          <w:szCs w:val="22"/>
        </w:rPr>
      </w:pPr>
      <w:bookmarkStart w:id="92" w:name="_Ref219034354"/>
      <w:r>
        <w:rPr>
          <w:sz w:val="22"/>
          <w:szCs w:val="22"/>
        </w:rPr>
        <w:lastRenderedPageBreak/>
        <w:t>表</w:t>
      </w:r>
      <w:r>
        <w:rPr>
          <w:sz w:val="22"/>
          <w:szCs w:val="22"/>
        </w:rPr>
        <w:t xml:space="preserve">6 </w:t>
      </w:r>
      <w:r>
        <w:rPr>
          <w:sz w:val="22"/>
          <w:szCs w:val="22"/>
        </w:rPr>
        <w:t>长距离通勤模型的变量重要性</w:t>
      </w:r>
      <w:bookmarkEnd w:id="9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Look w:val="04A0" w:firstRow="1" w:lastRow="0" w:firstColumn="1" w:lastColumn="0" w:noHBand="0" w:noVBand="1"/>
      </w:tblPr>
      <w:tblGrid>
        <w:gridCol w:w="5670"/>
        <w:gridCol w:w="1690"/>
        <w:gridCol w:w="1666"/>
      </w:tblGrid>
      <w:tr w:rsidR="002D1AC9" w:rsidRPr="002D1AC9" w14:paraId="408ECA7A" w14:textId="77777777">
        <w:trPr>
          <w:cantSplit/>
          <w:tblHeader/>
          <w:jc w:val="center"/>
        </w:trPr>
        <w:tc>
          <w:tcPr>
            <w:tcW w:w="5670" w:type="dxa"/>
            <w:tcBorders>
              <w:top w:val="single" w:sz="8" w:space="0" w:color="auto"/>
              <w:left w:val="nil"/>
              <w:bottom w:val="single" w:sz="4" w:space="0" w:color="auto"/>
              <w:right w:val="nil"/>
            </w:tcBorders>
            <w:vAlign w:val="center"/>
          </w:tcPr>
          <w:p w14:paraId="78CDBDBE"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变量</w:t>
            </w:r>
          </w:p>
        </w:tc>
        <w:tc>
          <w:tcPr>
            <w:tcW w:w="1690" w:type="dxa"/>
            <w:tcBorders>
              <w:top w:val="single" w:sz="8" w:space="0" w:color="auto"/>
              <w:left w:val="nil"/>
              <w:bottom w:val="single" w:sz="4" w:space="0" w:color="auto"/>
              <w:right w:val="nil"/>
            </w:tcBorders>
            <w:vAlign w:val="center"/>
          </w:tcPr>
          <w:p w14:paraId="07F52A52"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相对重要性</w:t>
            </w:r>
          </w:p>
        </w:tc>
        <w:tc>
          <w:tcPr>
            <w:tcW w:w="1666" w:type="dxa"/>
            <w:tcBorders>
              <w:top w:val="single" w:sz="8" w:space="0" w:color="auto"/>
              <w:left w:val="nil"/>
              <w:bottom w:val="single" w:sz="4" w:space="0" w:color="auto"/>
              <w:right w:val="nil"/>
            </w:tcBorders>
            <w:vAlign w:val="center"/>
          </w:tcPr>
          <w:p w14:paraId="63654ED9" w14:textId="77777777" w:rsidR="000F7F57" w:rsidRPr="002D1AC9" w:rsidRDefault="0018557B">
            <w:pPr>
              <w:keepNext/>
              <w:widowControl/>
              <w:spacing w:after="20" w:line="276" w:lineRule="auto"/>
              <w:jc w:val="center"/>
              <w:rPr>
                <w:rFonts w:cs="Times New Roman"/>
                <w:sz w:val="21"/>
                <w:szCs w:val="21"/>
              </w:rPr>
            </w:pPr>
            <w:r>
              <w:rPr>
                <w:rFonts w:cs="Times New Roman"/>
                <w:b/>
                <w:sz w:val="21"/>
                <w:szCs w:val="21"/>
              </w:rPr>
              <w:t>排序</w:t>
            </w:r>
          </w:p>
        </w:tc>
      </w:tr>
      <w:tr w:rsidR="002D1AC9" w:rsidRPr="002D1AC9" w14:paraId="53DBD37F" w14:textId="77777777">
        <w:trPr>
          <w:cantSplit/>
          <w:jc w:val="center"/>
        </w:trPr>
        <w:tc>
          <w:tcPr>
            <w:tcW w:w="5670" w:type="dxa"/>
            <w:tcBorders>
              <w:top w:val="nil"/>
              <w:left w:val="nil"/>
              <w:bottom w:val="nil"/>
              <w:right w:val="nil"/>
            </w:tcBorders>
            <w:vAlign w:val="center"/>
          </w:tcPr>
          <w:p w14:paraId="40FA7686"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居住用地比例（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63A1C21A"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15.50%</w:t>
            </w:r>
          </w:p>
        </w:tc>
        <w:tc>
          <w:tcPr>
            <w:tcW w:w="1666" w:type="dxa"/>
            <w:tcBorders>
              <w:top w:val="nil"/>
              <w:left w:val="nil"/>
              <w:bottom w:val="nil"/>
              <w:right w:val="nil"/>
            </w:tcBorders>
            <w:vAlign w:val="center"/>
          </w:tcPr>
          <w:p w14:paraId="4FA04DF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w:t>
            </w:r>
          </w:p>
        </w:tc>
      </w:tr>
      <w:tr w:rsidR="002D1AC9" w:rsidRPr="002D1AC9" w14:paraId="45A0BBC4" w14:textId="77777777">
        <w:trPr>
          <w:cantSplit/>
          <w:jc w:val="center"/>
        </w:trPr>
        <w:tc>
          <w:tcPr>
            <w:tcW w:w="5670" w:type="dxa"/>
            <w:tcBorders>
              <w:top w:val="nil"/>
              <w:left w:val="nil"/>
              <w:bottom w:val="nil"/>
              <w:right w:val="nil"/>
            </w:tcBorders>
            <w:vAlign w:val="center"/>
          </w:tcPr>
          <w:p w14:paraId="334D9604"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高收入人口比例（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4280D9FD"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14.00%</w:t>
            </w:r>
          </w:p>
        </w:tc>
        <w:tc>
          <w:tcPr>
            <w:tcW w:w="1666" w:type="dxa"/>
            <w:tcBorders>
              <w:top w:val="nil"/>
              <w:left w:val="nil"/>
              <w:bottom w:val="nil"/>
              <w:right w:val="nil"/>
            </w:tcBorders>
            <w:vAlign w:val="center"/>
          </w:tcPr>
          <w:p w14:paraId="6437A423"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2</w:t>
            </w:r>
          </w:p>
        </w:tc>
      </w:tr>
      <w:tr w:rsidR="002D1AC9" w:rsidRPr="002D1AC9" w14:paraId="0839188A" w14:textId="77777777">
        <w:trPr>
          <w:cantSplit/>
          <w:jc w:val="center"/>
        </w:trPr>
        <w:tc>
          <w:tcPr>
            <w:tcW w:w="5670" w:type="dxa"/>
            <w:tcBorders>
              <w:top w:val="nil"/>
              <w:left w:val="nil"/>
              <w:bottom w:val="nil"/>
              <w:right w:val="nil"/>
            </w:tcBorders>
            <w:vAlign w:val="center"/>
          </w:tcPr>
          <w:p w14:paraId="42501B01"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住房价格</w:t>
            </w:r>
          </w:p>
        </w:tc>
        <w:tc>
          <w:tcPr>
            <w:tcW w:w="1690" w:type="dxa"/>
            <w:tcBorders>
              <w:top w:val="nil"/>
              <w:left w:val="nil"/>
              <w:bottom w:val="nil"/>
              <w:right w:val="nil"/>
            </w:tcBorders>
            <w:vAlign w:val="center"/>
          </w:tcPr>
          <w:p w14:paraId="1628D62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12.74%</w:t>
            </w:r>
          </w:p>
        </w:tc>
        <w:tc>
          <w:tcPr>
            <w:tcW w:w="1666" w:type="dxa"/>
            <w:tcBorders>
              <w:top w:val="nil"/>
              <w:left w:val="nil"/>
              <w:bottom w:val="nil"/>
              <w:right w:val="nil"/>
            </w:tcBorders>
            <w:vAlign w:val="center"/>
          </w:tcPr>
          <w:p w14:paraId="37AD2389"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3</w:t>
            </w:r>
          </w:p>
        </w:tc>
      </w:tr>
      <w:tr w:rsidR="002D1AC9" w:rsidRPr="002D1AC9" w14:paraId="4AB752C3" w14:textId="77777777">
        <w:trPr>
          <w:cantSplit/>
          <w:jc w:val="center"/>
        </w:trPr>
        <w:tc>
          <w:tcPr>
            <w:tcW w:w="5670" w:type="dxa"/>
            <w:tcBorders>
              <w:top w:val="nil"/>
              <w:left w:val="nil"/>
              <w:bottom w:val="nil"/>
              <w:right w:val="nil"/>
            </w:tcBorders>
            <w:vAlign w:val="center"/>
          </w:tcPr>
          <w:p w14:paraId="116F0A7A"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技术密集型职业从业者比例（</w:t>
            </w:r>
            <w:r>
              <w:rPr>
                <w:rFonts w:cs="Times New Roman"/>
                <w:sz w:val="21"/>
                <w:szCs w:val="21"/>
              </w:rPr>
              <w:t>%</w:t>
            </w:r>
            <w:r>
              <w:rPr>
                <w:rFonts w:cs="Times New Roman"/>
                <w:sz w:val="21"/>
                <w:szCs w:val="21"/>
              </w:rPr>
              <w:t>）</w:t>
            </w:r>
          </w:p>
        </w:tc>
        <w:tc>
          <w:tcPr>
            <w:tcW w:w="1690" w:type="dxa"/>
            <w:tcBorders>
              <w:top w:val="nil"/>
              <w:left w:val="nil"/>
              <w:bottom w:val="nil"/>
              <w:right w:val="nil"/>
            </w:tcBorders>
            <w:vAlign w:val="center"/>
          </w:tcPr>
          <w:p w14:paraId="6BF1A17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12.50%</w:t>
            </w:r>
          </w:p>
        </w:tc>
        <w:tc>
          <w:tcPr>
            <w:tcW w:w="1666" w:type="dxa"/>
            <w:tcBorders>
              <w:top w:val="nil"/>
              <w:left w:val="nil"/>
              <w:bottom w:val="nil"/>
              <w:right w:val="nil"/>
            </w:tcBorders>
            <w:vAlign w:val="center"/>
          </w:tcPr>
          <w:p w14:paraId="2FCC4672"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4</w:t>
            </w:r>
          </w:p>
        </w:tc>
      </w:tr>
      <w:tr w:rsidR="002D1AC9" w:rsidRPr="002D1AC9" w14:paraId="2739AFFA" w14:textId="77777777">
        <w:trPr>
          <w:cantSplit/>
          <w:jc w:val="center"/>
        </w:trPr>
        <w:tc>
          <w:tcPr>
            <w:tcW w:w="5670" w:type="dxa"/>
            <w:tcBorders>
              <w:top w:val="nil"/>
              <w:left w:val="nil"/>
              <w:bottom w:val="nil"/>
              <w:right w:val="nil"/>
            </w:tcBorders>
            <w:vAlign w:val="center"/>
          </w:tcPr>
          <w:p w14:paraId="75EEEA63"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道路密度</w:t>
            </w:r>
          </w:p>
        </w:tc>
        <w:tc>
          <w:tcPr>
            <w:tcW w:w="1690" w:type="dxa"/>
            <w:tcBorders>
              <w:top w:val="nil"/>
              <w:left w:val="nil"/>
              <w:bottom w:val="nil"/>
              <w:right w:val="nil"/>
            </w:tcBorders>
            <w:vAlign w:val="center"/>
          </w:tcPr>
          <w:p w14:paraId="69A2D93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12.38%</w:t>
            </w:r>
          </w:p>
        </w:tc>
        <w:tc>
          <w:tcPr>
            <w:tcW w:w="1666" w:type="dxa"/>
            <w:tcBorders>
              <w:top w:val="nil"/>
              <w:left w:val="nil"/>
              <w:bottom w:val="nil"/>
              <w:right w:val="nil"/>
            </w:tcBorders>
            <w:vAlign w:val="center"/>
          </w:tcPr>
          <w:p w14:paraId="2773F98F"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5</w:t>
            </w:r>
          </w:p>
        </w:tc>
      </w:tr>
      <w:tr w:rsidR="002D1AC9" w:rsidRPr="002D1AC9" w14:paraId="62429941" w14:textId="77777777">
        <w:trPr>
          <w:cantSplit/>
          <w:jc w:val="center"/>
        </w:trPr>
        <w:tc>
          <w:tcPr>
            <w:tcW w:w="5670" w:type="dxa"/>
            <w:tcBorders>
              <w:top w:val="nil"/>
              <w:left w:val="nil"/>
              <w:bottom w:val="nil"/>
              <w:right w:val="nil"/>
            </w:tcBorders>
            <w:vAlign w:val="center"/>
          </w:tcPr>
          <w:p w14:paraId="6B20D92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距地铁站的距离</w:t>
            </w:r>
          </w:p>
        </w:tc>
        <w:tc>
          <w:tcPr>
            <w:tcW w:w="1690" w:type="dxa"/>
            <w:tcBorders>
              <w:top w:val="nil"/>
              <w:left w:val="nil"/>
              <w:bottom w:val="nil"/>
              <w:right w:val="nil"/>
            </w:tcBorders>
            <w:vAlign w:val="center"/>
          </w:tcPr>
          <w:p w14:paraId="66382E2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9.22%</w:t>
            </w:r>
          </w:p>
        </w:tc>
        <w:tc>
          <w:tcPr>
            <w:tcW w:w="1666" w:type="dxa"/>
            <w:tcBorders>
              <w:top w:val="nil"/>
              <w:left w:val="nil"/>
              <w:bottom w:val="nil"/>
              <w:right w:val="nil"/>
            </w:tcBorders>
            <w:vAlign w:val="center"/>
          </w:tcPr>
          <w:p w14:paraId="14502906"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6</w:t>
            </w:r>
          </w:p>
        </w:tc>
      </w:tr>
      <w:tr w:rsidR="002D1AC9" w:rsidRPr="002D1AC9" w14:paraId="339DF5D9" w14:textId="77777777">
        <w:trPr>
          <w:cantSplit/>
          <w:jc w:val="center"/>
        </w:trPr>
        <w:tc>
          <w:tcPr>
            <w:tcW w:w="5670" w:type="dxa"/>
            <w:tcBorders>
              <w:top w:val="nil"/>
              <w:left w:val="nil"/>
              <w:bottom w:val="nil"/>
              <w:right w:val="nil"/>
            </w:tcBorders>
            <w:vAlign w:val="center"/>
          </w:tcPr>
          <w:p w14:paraId="2FFE36CB"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土地利用混合度</w:t>
            </w:r>
          </w:p>
        </w:tc>
        <w:tc>
          <w:tcPr>
            <w:tcW w:w="1690" w:type="dxa"/>
            <w:tcBorders>
              <w:top w:val="nil"/>
              <w:left w:val="nil"/>
              <w:bottom w:val="nil"/>
              <w:right w:val="nil"/>
            </w:tcBorders>
            <w:vAlign w:val="center"/>
          </w:tcPr>
          <w:p w14:paraId="4688DDF7"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8.55%</w:t>
            </w:r>
          </w:p>
        </w:tc>
        <w:tc>
          <w:tcPr>
            <w:tcW w:w="1666" w:type="dxa"/>
            <w:tcBorders>
              <w:top w:val="nil"/>
              <w:left w:val="nil"/>
              <w:bottom w:val="nil"/>
              <w:right w:val="nil"/>
            </w:tcBorders>
            <w:vAlign w:val="center"/>
          </w:tcPr>
          <w:p w14:paraId="0BB82CDE"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7</w:t>
            </w:r>
          </w:p>
        </w:tc>
      </w:tr>
      <w:tr w:rsidR="002D1AC9" w:rsidRPr="002D1AC9" w14:paraId="7DF4D64E" w14:textId="77777777">
        <w:trPr>
          <w:cantSplit/>
          <w:jc w:val="center"/>
        </w:trPr>
        <w:tc>
          <w:tcPr>
            <w:tcW w:w="5670" w:type="dxa"/>
            <w:tcBorders>
              <w:top w:val="nil"/>
              <w:left w:val="nil"/>
              <w:bottom w:val="nil"/>
              <w:right w:val="nil"/>
            </w:tcBorders>
            <w:vAlign w:val="center"/>
          </w:tcPr>
          <w:p w14:paraId="4DED5E52" w14:textId="77777777" w:rsidR="000F7F57" w:rsidRPr="002D1AC9" w:rsidRDefault="0018557B">
            <w:pPr>
              <w:keepNext/>
              <w:widowControl/>
              <w:spacing w:after="20" w:line="276" w:lineRule="auto"/>
              <w:jc w:val="left"/>
              <w:rPr>
                <w:rFonts w:cs="Times New Roman"/>
                <w:sz w:val="21"/>
                <w:szCs w:val="21"/>
              </w:rPr>
            </w:pPr>
            <w:r>
              <w:rPr>
                <w:rFonts w:cs="Times New Roman"/>
                <w:sz w:val="21"/>
                <w:szCs w:val="21"/>
              </w:rPr>
              <w:t>距城市主中心的距离</w:t>
            </w:r>
          </w:p>
        </w:tc>
        <w:tc>
          <w:tcPr>
            <w:tcW w:w="1690" w:type="dxa"/>
            <w:tcBorders>
              <w:top w:val="nil"/>
              <w:left w:val="nil"/>
              <w:bottom w:val="nil"/>
              <w:right w:val="nil"/>
            </w:tcBorders>
            <w:vAlign w:val="center"/>
          </w:tcPr>
          <w:p w14:paraId="26485D7C" w14:textId="77777777" w:rsidR="000F7F57" w:rsidRPr="002D1AC9" w:rsidRDefault="0018557B">
            <w:pPr>
              <w:keepNext/>
              <w:widowControl/>
              <w:spacing w:after="20" w:line="276" w:lineRule="auto"/>
              <w:jc w:val="center"/>
              <w:rPr>
                <w:rFonts w:cs="Times New Roman"/>
                <w:sz w:val="21"/>
                <w:szCs w:val="21"/>
              </w:rPr>
            </w:pPr>
            <w:r w:rsidRPr="002D1AC9">
              <w:rPr>
                <w:rFonts w:cs="Times New Roman"/>
                <w:sz w:val="21"/>
                <w:szCs w:val="21"/>
              </w:rPr>
              <w:t>7.68%</w:t>
            </w:r>
          </w:p>
        </w:tc>
        <w:tc>
          <w:tcPr>
            <w:tcW w:w="1666" w:type="dxa"/>
            <w:tcBorders>
              <w:top w:val="nil"/>
              <w:left w:val="nil"/>
              <w:bottom w:val="nil"/>
              <w:right w:val="nil"/>
            </w:tcBorders>
            <w:vAlign w:val="center"/>
          </w:tcPr>
          <w:p w14:paraId="413734E4" w14:textId="77777777" w:rsidR="000F7F57" w:rsidRPr="002D1AC9" w:rsidRDefault="0018557B">
            <w:pPr>
              <w:keepNext/>
              <w:widowControl/>
              <w:spacing w:after="20" w:line="276" w:lineRule="auto"/>
              <w:jc w:val="center"/>
              <w:rPr>
                <w:rFonts w:cs="Times New Roman"/>
                <w:sz w:val="21"/>
                <w:szCs w:val="21"/>
              </w:rPr>
            </w:pPr>
            <w:r w:rsidRPr="002D1AC9">
              <w:rPr>
                <w:rFonts w:cs="Times New Roman" w:hint="eastAsia"/>
                <w:sz w:val="21"/>
                <w:szCs w:val="21"/>
              </w:rPr>
              <w:t>8</w:t>
            </w:r>
          </w:p>
        </w:tc>
      </w:tr>
      <w:tr w:rsidR="002D1AC9" w:rsidRPr="002D1AC9" w14:paraId="081B5BCB" w14:textId="77777777">
        <w:trPr>
          <w:cantSplit/>
          <w:jc w:val="center"/>
        </w:trPr>
        <w:tc>
          <w:tcPr>
            <w:tcW w:w="5670" w:type="dxa"/>
            <w:tcBorders>
              <w:top w:val="nil"/>
              <w:left w:val="nil"/>
              <w:bottom w:val="single" w:sz="8" w:space="0" w:color="auto"/>
              <w:right w:val="nil"/>
            </w:tcBorders>
            <w:vAlign w:val="center"/>
          </w:tcPr>
          <w:p w14:paraId="34CE797B" w14:textId="77777777" w:rsidR="000F7F57" w:rsidRPr="002D1AC9" w:rsidRDefault="0018557B">
            <w:pPr>
              <w:widowControl/>
              <w:spacing w:after="20" w:line="276" w:lineRule="auto"/>
              <w:jc w:val="left"/>
              <w:rPr>
                <w:rFonts w:cs="Times New Roman"/>
                <w:sz w:val="21"/>
                <w:szCs w:val="21"/>
              </w:rPr>
            </w:pPr>
            <w:r>
              <w:rPr>
                <w:rFonts w:cs="Times New Roman"/>
                <w:sz w:val="21"/>
                <w:szCs w:val="21"/>
              </w:rPr>
              <w:t>容积率</w:t>
            </w:r>
          </w:p>
        </w:tc>
        <w:tc>
          <w:tcPr>
            <w:tcW w:w="1690" w:type="dxa"/>
            <w:tcBorders>
              <w:top w:val="nil"/>
              <w:left w:val="nil"/>
              <w:bottom w:val="single" w:sz="8" w:space="0" w:color="auto"/>
              <w:right w:val="nil"/>
            </w:tcBorders>
            <w:vAlign w:val="center"/>
          </w:tcPr>
          <w:p w14:paraId="701722FF" w14:textId="77777777" w:rsidR="000F7F57" w:rsidRPr="002D1AC9" w:rsidRDefault="0018557B">
            <w:pPr>
              <w:widowControl/>
              <w:spacing w:after="20" w:line="276" w:lineRule="auto"/>
              <w:jc w:val="center"/>
              <w:rPr>
                <w:rFonts w:cs="Times New Roman"/>
                <w:sz w:val="21"/>
                <w:szCs w:val="21"/>
              </w:rPr>
            </w:pPr>
            <w:r w:rsidRPr="002D1AC9">
              <w:rPr>
                <w:rFonts w:cs="Times New Roman"/>
                <w:sz w:val="21"/>
                <w:szCs w:val="21"/>
              </w:rPr>
              <w:t>7.41%</w:t>
            </w:r>
          </w:p>
        </w:tc>
        <w:tc>
          <w:tcPr>
            <w:tcW w:w="1666" w:type="dxa"/>
            <w:tcBorders>
              <w:top w:val="nil"/>
              <w:left w:val="nil"/>
              <w:bottom w:val="single" w:sz="8" w:space="0" w:color="auto"/>
              <w:right w:val="nil"/>
            </w:tcBorders>
            <w:vAlign w:val="center"/>
          </w:tcPr>
          <w:p w14:paraId="42A67D22" w14:textId="77777777" w:rsidR="000F7F57" w:rsidRPr="002D1AC9" w:rsidRDefault="0018557B">
            <w:pPr>
              <w:widowControl/>
              <w:spacing w:after="20" w:line="276" w:lineRule="auto"/>
              <w:jc w:val="center"/>
              <w:rPr>
                <w:rFonts w:cs="Times New Roman"/>
                <w:sz w:val="21"/>
                <w:szCs w:val="21"/>
              </w:rPr>
            </w:pPr>
            <w:r w:rsidRPr="002D1AC9">
              <w:rPr>
                <w:rFonts w:cs="Times New Roman" w:hint="eastAsia"/>
                <w:sz w:val="21"/>
                <w:szCs w:val="21"/>
              </w:rPr>
              <w:t>9</w:t>
            </w:r>
          </w:p>
        </w:tc>
      </w:tr>
    </w:tbl>
    <w:p w14:paraId="1C9D3771" w14:textId="77777777" w:rsidR="000F7F57" w:rsidRPr="002D1AC9" w:rsidRDefault="0018557B">
      <w:pPr>
        <w:widowControl/>
        <w:spacing w:after="60" w:line="360" w:lineRule="auto"/>
        <w:ind w:firstLine="480"/>
        <w:rPr>
          <w:rFonts w:cs="Times New Roman"/>
        </w:rPr>
      </w:pPr>
      <w:r>
        <w:rPr>
          <w:rFonts w:cs="Times New Roman"/>
        </w:rPr>
        <w:t>长距离通勤比例与工作地附近的居住用地比例密切相关，后者反映住房供给。如图</w:t>
      </w:r>
      <w:r>
        <w:rPr>
          <w:rFonts w:cs="Times New Roman"/>
        </w:rPr>
        <w:t>7</w:t>
      </w:r>
      <w:r>
        <w:rPr>
          <w:rFonts w:cs="Times New Roman"/>
        </w:rPr>
        <w:t>（</w:t>
      </w:r>
      <w:r>
        <w:rPr>
          <w:rFonts w:cs="Times New Roman"/>
        </w:rPr>
        <w:t>a</w:t>
      </w:r>
      <w:r>
        <w:rPr>
          <w:rFonts w:cs="Times New Roman"/>
        </w:rPr>
        <w:t>）所示，居住用地比例与长距离通勤出行之间呈非线性关系。具体而言，当居住用地比例低于</w:t>
      </w:r>
      <w:r>
        <w:rPr>
          <w:rFonts w:cs="Times New Roman"/>
        </w:rPr>
        <w:t>0.5</w:t>
      </w:r>
      <w:r>
        <w:rPr>
          <w:rFonts w:cs="Times New Roman"/>
        </w:rPr>
        <w:t>时，会促成长距离通勤比例升高；而居住用地供给增加，则与长距离通勤减少相关。因此，增加住房供给可以显著减少长距离通勤，凸显了职住平衡的重要性。</w:t>
      </w:r>
    </w:p>
    <w:p w14:paraId="5664A279" w14:textId="77777777" w:rsidR="000F7F57" w:rsidRPr="002D1AC9" w:rsidRDefault="0018557B">
      <w:pPr>
        <w:widowControl/>
        <w:spacing w:after="60" w:line="360" w:lineRule="auto"/>
        <w:ind w:firstLine="480"/>
        <w:rPr>
          <w:rFonts w:cs="Times New Roman"/>
        </w:rPr>
      </w:pPr>
      <w:r>
        <w:rPr>
          <w:rFonts w:cs="Times New Roman"/>
        </w:rPr>
        <w:t>与表</w:t>
      </w:r>
      <w:r>
        <w:rPr>
          <w:rFonts w:cs="Times New Roman"/>
        </w:rPr>
        <w:t>5</w:t>
      </w:r>
      <w:r>
        <w:rPr>
          <w:rFonts w:cs="Times New Roman"/>
        </w:rPr>
        <w:t>中的相对重要性相比，住房价格的重要性降至</w:t>
      </w:r>
      <w:r>
        <w:rPr>
          <w:rFonts w:cs="Times New Roman"/>
        </w:rPr>
        <w:t>12.74%</w:t>
      </w:r>
      <w:r>
        <w:rPr>
          <w:rFonts w:cs="Times New Roman"/>
        </w:rPr>
        <w:t>。根据图</w:t>
      </w:r>
      <w:r>
        <w:rPr>
          <w:rFonts w:cs="Times New Roman"/>
        </w:rPr>
        <w:t>7</w:t>
      </w:r>
      <w:r>
        <w:rPr>
          <w:rFonts w:cs="Times New Roman"/>
        </w:rPr>
        <w:t>（</w:t>
      </w:r>
      <w:r>
        <w:rPr>
          <w:rFonts w:cs="Times New Roman"/>
        </w:rPr>
        <w:t>b</w:t>
      </w:r>
      <w:r>
        <w:rPr>
          <w:rFonts w:cs="Times New Roman"/>
        </w:rPr>
        <w:t>），当住房价格超过</w:t>
      </w:r>
      <w:r>
        <w:rPr>
          <w:rFonts w:cs="Times New Roman"/>
        </w:rPr>
        <w:t>50,000 yuan/m</w:t>
      </w:r>
      <w:r>
        <w:rPr>
          <w:rFonts w:cs="Times New Roman"/>
          <w:vertAlign w:val="superscript"/>
        </w:rPr>
        <w:t>2</w:t>
      </w:r>
      <w:r>
        <w:rPr>
          <w:rFonts w:cs="Times New Roman"/>
        </w:rPr>
        <w:t>时，住房价格升高会显著促成长距离通勤出行比例上升。这与已有文献关于住房可负担性是引发长距离通勤的关键因素的结论一致</w:t>
      </w:r>
      <w:r>
        <w:rPr>
          <w:rFonts w:cs="Times New Roman"/>
        </w:rPr>
        <w:t xml:space="preserve"> (Blumenberg &amp; Wander, 2023; Mitra et al., 2019)</w:t>
      </w:r>
      <w:r>
        <w:rPr>
          <w:rFonts w:cs="Times New Roman"/>
        </w:rPr>
        <w:t>。一般而言，较高的住房价格与较好的就业机会可达性相关，这解释了为何在住房价格低于</w:t>
      </w:r>
      <w:r>
        <w:rPr>
          <w:rFonts w:cs="Times New Roman"/>
        </w:rPr>
        <w:t>50,000 yuan/m</w:t>
      </w:r>
      <w:r>
        <w:rPr>
          <w:rFonts w:cs="Times New Roman"/>
          <w:vertAlign w:val="superscript"/>
        </w:rPr>
        <w:t>2</w:t>
      </w:r>
      <w:r>
        <w:rPr>
          <w:rFonts w:cs="Times New Roman"/>
        </w:rPr>
        <w:t>时，住房价格升高反而会降低长距离通勤比例。</w:t>
      </w:r>
    </w:p>
    <w:p w14:paraId="6DB9CD2D" w14:textId="5A49C1C6" w:rsidR="000F7F57" w:rsidRPr="002D1AC9" w:rsidRDefault="0018557B">
      <w:pPr>
        <w:widowControl/>
        <w:spacing w:after="60" w:line="360" w:lineRule="auto"/>
        <w:ind w:firstLine="480"/>
        <w:rPr>
          <w:rFonts w:cs="Times New Roman"/>
        </w:rPr>
      </w:pPr>
      <w:r>
        <w:rPr>
          <w:rFonts w:cs="Times New Roman"/>
        </w:rPr>
        <w:t>住房可负担性会受到通勤者社会经济地位的影响，例如高收入群体的住房选择更为灵活</w:t>
      </w:r>
      <w:r>
        <w:rPr>
          <w:rFonts w:cs="Times New Roman"/>
        </w:rPr>
        <w:t xml:space="preserve"> (Xiao et al., 2023)</w:t>
      </w:r>
      <w:r>
        <w:rPr>
          <w:rFonts w:cs="Times New Roman"/>
        </w:rPr>
        <w:t>。然而，图</w:t>
      </w:r>
      <w:r>
        <w:rPr>
          <w:rFonts w:cs="Times New Roman"/>
        </w:rPr>
        <w:t>7</w:t>
      </w:r>
      <w:r>
        <w:rPr>
          <w:rFonts w:cs="Times New Roman"/>
        </w:rPr>
        <w:t>（</w:t>
      </w:r>
      <w:r>
        <w:rPr>
          <w:rFonts w:cs="Times New Roman"/>
        </w:rPr>
        <w:t>c</w:t>
      </w:r>
      <w:r>
        <w:rPr>
          <w:rFonts w:cs="Times New Roman"/>
        </w:rPr>
        <w:t>）表明，收入较高的地区往往具有更多长距离通勤</w:t>
      </w:r>
      <w:del w:id="93" w:author="pippin hsu" w:date="2026-09-30T13:43:00Z" w16du:dateUtc="2026-09-30T05:43:00Z">
        <w:r w:rsidDel="00320816">
          <w:rPr>
            <w:rFonts w:cs="Times New Roman"/>
          </w:rPr>
          <w:delText>出行</w:delText>
        </w:r>
      </w:del>
      <w:r>
        <w:rPr>
          <w:rFonts w:cs="Times New Roman"/>
        </w:rPr>
        <w:t>。上海的住房价格仍是劳动者面临的一项挑战，人们不得不通过长距离通勤来获得更高收入。另一方面，高技能群体呈现出不同的模式：高技能人口比例越高，长距离通勤出行比例越低（图</w:t>
      </w:r>
      <w:r>
        <w:rPr>
          <w:rFonts w:cs="Times New Roman"/>
        </w:rPr>
        <w:t>7</w:t>
      </w:r>
      <w:r>
        <w:rPr>
          <w:rFonts w:cs="Times New Roman"/>
        </w:rPr>
        <w:t>（</w:t>
      </w:r>
      <w:r>
        <w:rPr>
          <w:rFonts w:cs="Times New Roman"/>
        </w:rPr>
        <w:t>d</w:t>
      </w:r>
      <w:r>
        <w:rPr>
          <w:rFonts w:cs="Times New Roman"/>
        </w:rPr>
        <w:t>））。高技能岗位通常高度集聚，而长距离通勤可能影响高技能劳动者的工作效率</w:t>
      </w:r>
      <w:r>
        <w:rPr>
          <w:rFonts w:cs="Times New Roman"/>
        </w:rPr>
        <w:t xml:space="preserve"> (Parenti &amp; Tealdi, 2019)</w:t>
      </w:r>
      <w:r>
        <w:rPr>
          <w:rFonts w:cs="Times New Roman"/>
        </w:rPr>
        <w:t>。这一发现从职业差异出发，为理解</w:t>
      </w:r>
      <w:r w:rsidR="003D7A33">
        <w:rPr>
          <w:rFonts w:cs="Times New Roman"/>
        </w:rPr>
        <w:t>通勤出行</w:t>
      </w:r>
      <w:r>
        <w:rPr>
          <w:rFonts w:cs="Times New Roman"/>
        </w:rPr>
        <w:t>提供了</w:t>
      </w:r>
      <w:ins w:id="94" w:author="pippin hsu" w:date="2026-09-30T13:44:00Z" w16du:dateUtc="2026-09-30T05:44:00Z">
        <w:r w:rsidR="00320816">
          <w:rPr>
            <w:rFonts w:cs="Times New Roman" w:hint="eastAsia"/>
          </w:rPr>
          <w:t>超越</w:t>
        </w:r>
      </w:ins>
      <w:del w:id="95" w:author="pippin hsu" w:date="2026-09-30T13:44:00Z" w16du:dateUtc="2026-09-30T05:44:00Z">
        <w:r w:rsidDel="00320816">
          <w:rPr>
            <w:rFonts w:cs="Times New Roman"/>
          </w:rPr>
          <w:delText>超出</w:delText>
        </w:r>
      </w:del>
      <w:r>
        <w:rPr>
          <w:rFonts w:cs="Times New Roman"/>
        </w:rPr>
        <w:t>一般社会经济地位分析的新认识。</w:t>
      </w:r>
    </w:p>
    <w:p w14:paraId="0C0133A8" w14:textId="77777777" w:rsidR="000F7F57" w:rsidRPr="002D1AC9" w:rsidRDefault="0018557B">
      <w:pPr>
        <w:keepNext/>
        <w:keepLines/>
        <w:widowControl/>
        <w:spacing w:before="100"/>
        <w:jc w:val="center"/>
        <w:rPr>
          <w:rFonts w:cs="Times New Roman"/>
        </w:rPr>
      </w:pPr>
      <w:r w:rsidRPr="002D1AC9">
        <w:rPr>
          <w:rFonts w:cs="Times New Roman"/>
          <w:noProof/>
        </w:rPr>
        <w:lastRenderedPageBreak/>
        <w:drawing>
          <wp:inline distT="0" distB="0" distL="0" distR="0" wp14:anchorId="4009B760" wp14:editId="4FCCB0BF">
            <wp:extent cx="5274310" cy="3818890"/>
            <wp:effectExtent l="0" t="0" r="254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1"/>
                    <a:stretch>
                      <a:fillRect/>
                    </a:stretch>
                  </pic:blipFill>
                  <pic:spPr>
                    <a:xfrm>
                      <a:off x="0" y="0"/>
                      <a:ext cx="5274310" cy="3818890"/>
                    </a:xfrm>
                    <a:prstGeom prst="rect">
                      <a:avLst/>
                    </a:prstGeom>
                  </pic:spPr>
                </pic:pic>
              </a:graphicData>
            </a:graphic>
          </wp:inline>
        </w:drawing>
      </w:r>
    </w:p>
    <w:p w14:paraId="252774B2" w14:textId="77777777" w:rsidR="000F7F57" w:rsidRPr="002D1AC9" w:rsidRDefault="0018557B">
      <w:pPr>
        <w:pStyle w:val="Caption"/>
        <w:keepLines/>
        <w:widowControl/>
        <w:spacing w:before="80" w:after="120" w:line="276" w:lineRule="auto"/>
        <w:rPr>
          <w:sz w:val="22"/>
          <w:szCs w:val="22"/>
        </w:rPr>
      </w:pPr>
      <w:bookmarkStart w:id="96" w:name="_Ref212729385"/>
      <w:r>
        <w:rPr>
          <w:sz w:val="22"/>
          <w:szCs w:val="22"/>
        </w:rPr>
        <w:t>图</w:t>
      </w:r>
      <w:r>
        <w:rPr>
          <w:sz w:val="22"/>
          <w:szCs w:val="22"/>
        </w:rPr>
        <w:t xml:space="preserve">7 </w:t>
      </w:r>
      <w:r>
        <w:rPr>
          <w:sz w:val="22"/>
          <w:szCs w:val="22"/>
        </w:rPr>
        <w:t>长距离通勤模型各变量的</w:t>
      </w:r>
      <w:r>
        <w:rPr>
          <w:sz w:val="22"/>
          <w:szCs w:val="22"/>
        </w:rPr>
        <w:t xml:space="preserve"> PDP</w:t>
      </w:r>
      <w:bookmarkEnd w:id="96"/>
    </w:p>
    <w:p w14:paraId="75B4A122" w14:textId="77777777" w:rsidR="000F7F57" w:rsidRPr="002D1AC9" w:rsidRDefault="0018557B">
      <w:pPr>
        <w:pStyle w:val="Heading1"/>
        <w:keepNext/>
        <w:keepLines/>
        <w:widowControl/>
        <w:numPr>
          <w:ilvl w:val="0"/>
          <w:numId w:val="1"/>
        </w:numPr>
        <w:spacing w:before="200" w:after="100" w:line="300" w:lineRule="auto"/>
        <w:jc w:val="left"/>
      </w:pPr>
      <w:r>
        <w:t>讨论</w:t>
      </w:r>
    </w:p>
    <w:p w14:paraId="2D9698B4" w14:textId="515A8C6C" w:rsidR="000F7F57" w:rsidRPr="002D1AC9" w:rsidRDefault="0018557B">
      <w:pPr>
        <w:widowControl/>
        <w:spacing w:after="60" w:line="360" w:lineRule="auto"/>
        <w:ind w:firstLine="480"/>
        <w:rPr>
          <w:rFonts w:cs="Times New Roman"/>
        </w:rPr>
      </w:pPr>
      <w:r>
        <w:rPr>
          <w:rFonts w:cs="Times New Roman"/>
        </w:rPr>
        <w:t>通勤距离增长已成为城市面临的一项挑战，如何通过优化城市土地利用与空间结构缩短通勤距离，受到广泛关注。本文分别在通勤出行层面和网格单元层面分析</w:t>
      </w:r>
      <w:r w:rsidR="003D7A33">
        <w:rPr>
          <w:rFonts w:cs="Times New Roman"/>
        </w:rPr>
        <w:t>通勤出行</w:t>
      </w:r>
      <w:r>
        <w:rPr>
          <w:rFonts w:cs="Times New Roman"/>
        </w:rPr>
        <w:t>，</w:t>
      </w:r>
      <w:ins w:id="97" w:author="pippin hsu" w:date="2026-09-30T13:44:00Z" w16du:dateUtc="2026-09-30T05:44:00Z">
        <w:r w:rsidR="00320816">
          <w:rPr>
            <w:rFonts w:cs="Times New Roman" w:hint="eastAsia"/>
          </w:rPr>
          <w:t>考察</w:t>
        </w:r>
      </w:ins>
      <w:del w:id="98" w:author="pippin hsu" w:date="2026-09-30T13:44:00Z" w16du:dateUtc="2026-09-30T05:44:00Z">
        <w:r w:rsidR="00F52817" w:rsidDel="00320816">
          <w:rPr>
            <w:rFonts w:cs="Times New Roman"/>
          </w:rPr>
          <w:delText>挖掘</w:delText>
        </w:r>
      </w:del>
      <w:r>
        <w:rPr>
          <w:rFonts w:cs="Times New Roman"/>
        </w:rPr>
        <w:t>城市环境的影响及社会经济地位的异质性。由于强调通勤者自选择的视角，本文尤其关注城市环境与社会经济地位之间的交互作用。以下研究发现值得进一步讨论。</w:t>
      </w:r>
    </w:p>
    <w:p w14:paraId="056CF4E8" w14:textId="6A43F62D" w:rsidR="000F7F57" w:rsidRPr="002D1AC9" w:rsidRDefault="0018557B">
      <w:pPr>
        <w:widowControl/>
        <w:spacing w:after="60" w:line="360" w:lineRule="auto"/>
        <w:ind w:firstLine="480"/>
        <w:rPr>
          <w:rFonts w:cs="Times New Roman"/>
        </w:rPr>
      </w:pPr>
      <w:r>
        <w:rPr>
          <w:rFonts w:cs="Times New Roman"/>
        </w:rPr>
        <w:t>在通勤距离分析中，本文同时考虑了通勤出行起点与终点周边的建成环境，重点关注就业与住房供给，以及住房价格、距城市中心的距离等城市结构因素。其中一项关键发现是，住房价格是上海通勤距离最重要的</w:t>
      </w:r>
      <w:r w:rsidR="003D7A33">
        <w:rPr>
          <w:rFonts w:cs="Times New Roman"/>
        </w:rPr>
        <w:t>影响因素</w:t>
      </w:r>
      <w:r>
        <w:rPr>
          <w:rFonts w:cs="Times New Roman"/>
        </w:rPr>
        <w:t>。多年来，空间错配假说在通勤研究中占据主导地位，强调职住平衡对</w:t>
      </w:r>
      <w:r w:rsidR="003D7A33">
        <w:rPr>
          <w:rFonts w:cs="Times New Roman"/>
        </w:rPr>
        <w:t>通勤出行</w:t>
      </w:r>
      <w:r>
        <w:rPr>
          <w:rFonts w:cs="Times New Roman"/>
        </w:rPr>
        <w:t>的影响</w:t>
      </w:r>
      <w:r>
        <w:rPr>
          <w:rFonts w:cs="Times New Roman"/>
        </w:rPr>
        <w:t xml:space="preserve"> (Blumenberg &amp; King, 2021)</w:t>
      </w:r>
      <w:r>
        <w:rPr>
          <w:rFonts w:cs="Times New Roman"/>
        </w:rPr>
        <w:t>。在上海这样的特大城市，住房可负担性已成为突出问题，许多家庭难以负担中心地区或配套服务完善地区的住房</w:t>
      </w:r>
      <w:r>
        <w:rPr>
          <w:rFonts w:cs="Times New Roman"/>
        </w:rPr>
        <w:t xml:space="preserve"> (Li et al., 2019)</w:t>
      </w:r>
      <w:r>
        <w:rPr>
          <w:rFonts w:cs="Times New Roman"/>
        </w:rPr>
        <w:t>。</w:t>
      </w:r>
      <w:r>
        <w:rPr>
          <w:rFonts w:cs="Times New Roman"/>
        </w:rPr>
        <w:t xml:space="preserve">Blumenberg &amp; Wander (2023) </w:t>
      </w:r>
      <w:r>
        <w:rPr>
          <w:rFonts w:cs="Times New Roman"/>
        </w:rPr>
        <w:t>以低薪岗位与高租金或高住房成本之间的错配解释这一现象，并将其视为高成本大都市通勤距离延长的根本</w:t>
      </w:r>
      <w:del w:id="99" w:author="pippin hsu" w:date="2026-09-30T13:45:00Z" w16du:dateUtc="2026-09-30T05:45:00Z">
        <w:r w:rsidDel="00320816">
          <w:rPr>
            <w:rFonts w:cs="Times New Roman" w:hint="eastAsia"/>
          </w:rPr>
          <w:delText>诱因</w:delText>
        </w:r>
      </w:del>
      <w:ins w:id="100" w:author="pippin hsu" w:date="2026-09-30T13:45:00Z" w16du:dateUtc="2026-09-30T05:45:00Z">
        <w:r w:rsidR="00320816">
          <w:rPr>
            <w:rFonts w:cs="Times New Roman" w:hint="eastAsia"/>
          </w:rPr>
          <w:t>原因</w:t>
        </w:r>
      </w:ins>
      <w:r>
        <w:rPr>
          <w:rFonts w:cs="Times New Roman"/>
        </w:rPr>
        <w:t>。基于上述认识，本文认为，城市结构因素，尤其是住房成本与岗位薪酬，值得在通勤研究中得到更多关注。</w:t>
      </w:r>
    </w:p>
    <w:p w14:paraId="3FFC0EA5" w14:textId="20730339" w:rsidR="000F7F57" w:rsidRPr="002D1AC9" w:rsidRDefault="0018557B">
      <w:pPr>
        <w:widowControl/>
        <w:spacing w:after="60" w:line="360" w:lineRule="auto"/>
        <w:ind w:firstLine="480"/>
        <w:rPr>
          <w:rFonts w:cs="Times New Roman"/>
        </w:rPr>
      </w:pPr>
      <w:r>
        <w:rPr>
          <w:rFonts w:cs="Times New Roman"/>
        </w:rPr>
        <w:lastRenderedPageBreak/>
        <w:t>居住地与工作地距城市中心的距离同样是关键</w:t>
      </w:r>
      <w:r w:rsidR="003D7A33">
        <w:rPr>
          <w:rFonts w:cs="Times New Roman"/>
        </w:rPr>
        <w:t>影响因素</w:t>
      </w:r>
      <w:r>
        <w:rPr>
          <w:rFonts w:cs="Times New Roman"/>
        </w:rPr>
        <w:t>，但本文发现，距城市中心的距离与通勤距离之间存在非线性关系。在本文中，只有当距城市中心的距离超过</w:t>
      </w:r>
      <w:r>
        <w:rPr>
          <w:rFonts w:cs="Times New Roman"/>
        </w:rPr>
        <w:t>6 km</w:t>
      </w:r>
      <w:r>
        <w:rPr>
          <w:rFonts w:cs="Times New Roman"/>
        </w:rPr>
        <w:t>时，该距离才会推动通勤距离增加。这一非线性关系补充了已有文献依赖核心</w:t>
      </w:r>
      <w:r>
        <w:rPr>
          <w:rFonts w:cs="Times New Roman"/>
        </w:rPr>
        <w:t>—</w:t>
      </w:r>
      <w:r>
        <w:rPr>
          <w:rFonts w:cs="Times New Roman"/>
        </w:rPr>
        <w:t>边缘格局解释</w:t>
      </w:r>
      <w:r w:rsidR="003D7A33">
        <w:rPr>
          <w:rFonts w:cs="Times New Roman"/>
        </w:rPr>
        <w:t>通勤出行</w:t>
      </w:r>
      <w:r>
        <w:rPr>
          <w:rFonts w:cs="Times New Roman"/>
        </w:rPr>
        <w:t>的认识</w:t>
      </w:r>
      <w:r>
        <w:rPr>
          <w:rFonts w:cs="Times New Roman"/>
        </w:rPr>
        <w:t xml:space="preserve"> (Copus, 2001; Xiao et al., 2023; Zhao et al., 2024)</w:t>
      </w:r>
      <w:r>
        <w:rPr>
          <w:rFonts w:cs="Times New Roman"/>
        </w:rPr>
        <w:t>。因此，不宜将城市中心视为一个点，而应将其理解为具有一定范围的</w:t>
      </w:r>
      <w:ins w:id="101" w:author="pippin hsu" w:date="2026-09-30T13:45:00Z" w16du:dateUtc="2026-09-30T05:45:00Z">
        <w:r w:rsidR="00320816">
          <w:rPr>
            <w:rFonts w:cs="Times New Roman" w:hint="eastAsia"/>
          </w:rPr>
          <w:t>区域</w:t>
        </w:r>
      </w:ins>
      <w:del w:id="102" w:author="pippin hsu" w:date="2026-09-30T13:45:00Z" w16du:dateUtc="2026-09-30T05:45:00Z">
        <w:r w:rsidDel="00320816">
          <w:rPr>
            <w:rFonts w:cs="Times New Roman"/>
          </w:rPr>
          <w:delText>空间</w:delText>
        </w:r>
      </w:del>
      <w:r>
        <w:rPr>
          <w:rFonts w:cs="Times New Roman"/>
        </w:rPr>
        <w:t>，</w:t>
      </w:r>
      <w:del w:id="103" w:author="pippin hsu" w:date="2026-09-30T13:46:00Z" w16du:dateUtc="2026-09-30T05:46:00Z">
        <w:r w:rsidDel="00320816">
          <w:rPr>
            <w:rFonts w:cs="Times New Roman"/>
          </w:rPr>
          <w:delText>因为</w:delText>
        </w:r>
      </w:del>
      <w:r>
        <w:rPr>
          <w:rFonts w:cs="Times New Roman"/>
        </w:rPr>
        <w:t>这种非线性关系表明，中心城区与其他地区之间存在显著异质性。</w:t>
      </w:r>
    </w:p>
    <w:p w14:paraId="43CAA9C8" w14:textId="6B35108B" w:rsidR="000F7F57" w:rsidRPr="002D1AC9" w:rsidRDefault="0018557B">
      <w:pPr>
        <w:widowControl/>
        <w:spacing w:after="60" w:line="360" w:lineRule="auto"/>
        <w:ind w:firstLine="480"/>
        <w:rPr>
          <w:rFonts w:cs="Times New Roman"/>
        </w:rPr>
      </w:pPr>
      <w:r>
        <w:rPr>
          <w:rFonts w:cs="Times New Roman"/>
        </w:rPr>
        <w:t>关于社会经济地位与距城市中心距离交互作用的发现，深化了对中心城区异质性的理解。以距城市中心</w:t>
      </w:r>
      <w:r>
        <w:rPr>
          <w:rFonts w:cs="Times New Roman"/>
        </w:rPr>
        <w:t>5 km</w:t>
      </w:r>
      <w:r>
        <w:rPr>
          <w:rFonts w:cs="Times New Roman"/>
        </w:rPr>
        <w:t>作为中心城区的界定范围，研究发现，高收入和高技能群体居住在中心城区或工作于城市外围地区时，通勤距离较短。这与既有研究中中心城区低收入居民通勤距离较长的发现相呼应</w:t>
      </w:r>
      <w:r>
        <w:rPr>
          <w:rFonts w:cs="Times New Roman"/>
        </w:rPr>
        <w:t xml:space="preserve"> (Lin et al., 2015; Shen, 2000)</w:t>
      </w:r>
      <w:r>
        <w:rPr>
          <w:rFonts w:cs="Times New Roman"/>
        </w:rPr>
        <w:t>。当高技能和高收入群体能够负担城市中心的住房价格时，由于中心城区集聚了高薪和高技能岗位，他们能够较容易地获得适合的工作</w:t>
      </w:r>
      <w:r>
        <w:rPr>
          <w:rFonts w:cs="Times New Roman"/>
        </w:rPr>
        <w:t xml:space="preserve"> (Wei et al., 2024)</w:t>
      </w:r>
      <w:r>
        <w:rPr>
          <w:rFonts w:cs="Times New Roman"/>
        </w:rPr>
        <w:t>。当高薪酬和高技能群体在中心城区工作时，其中部分人可能为获得邻近绿地的更好生活环境而选择在中心城区以外居住</w:t>
      </w:r>
      <w:r>
        <w:rPr>
          <w:rFonts w:cs="Times New Roman"/>
        </w:rPr>
        <w:t xml:space="preserve"> (Qin et al., 2022)</w:t>
      </w:r>
      <w:r>
        <w:rPr>
          <w:rFonts w:cs="Times New Roman"/>
        </w:rPr>
        <w:t>。高技能和高收入群体的住房选择较为灵活，其中部分人会随就业机会的郊区化迁往城市边缘地区</w:t>
      </w:r>
      <w:r>
        <w:rPr>
          <w:rFonts w:cs="Times New Roman"/>
        </w:rPr>
        <w:t xml:space="preserve"> (Wei et al., 2024; Zhu &amp; Wang, 2022)</w:t>
      </w:r>
      <w:r>
        <w:rPr>
          <w:rFonts w:cs="Times New Roman"/>
        </w:rPr>
        <w:t>。社会经济地位与距城市中心距离的交互作用，进一步</w:t>
      </w:r>
      <w:ins w:id="104" w:author="pippin hsu" w:date="2026-09-30T13:47:00Z" w16du:dateUtc="2026-09-30T05:47:00Z">
        <w:r w:rsidR="00320816">
          <w:rPr>
            <w:rFonts w:cs="Times New Roman" w:hint="eastAsia"/>
          </w:rPr>
          <w:t>揭示</w:t>
        </w:r>
      </w:ins>
      <w:del w:id="105" w:author="pippin hsu" w:date="2026-09-30T13:47:00Z" w16du:dateUtc="2026-09-30T05:47:00Z">
        <w:r w:rsidDel="00320816">
          <w:rPr>
            <w:rFonts w:cs="Times New Roman"/>
          </w:rPr>
          <w:delText>凸显</w:delText>
        </w:r>
      </w:del>
      <w:r>
        <w:rPr>
          <w:rFonts w:cs="Times New Roman"/>
        </w:rPr>
        <w:t>了住房可负担性与技能错配对通勤距离的影响在核心地区和城市外围地区之间的异质性</w:t>
      </w:r>
      <w:r>
        <w:rPr>
          <w:rFonts w:cs="Times New Roman"/>
        </w:rPr>
        <w:t xml:space="preserve"> (Mitra &amp; Saphores, 2019; Xiao et al., 2023)</w:t>
      </w:r>
      <w:r>
        <w:rPr>
          <w:rFonts w:cs="Times New Roman"/>
        </w:rPr>
        <w:t>。</w:t>
      </w:r>
    </w:p>
    <w:p w14:paraId="50E02F54" w14:textId="5445B525" w:rsidR="000F7F57" w:rsidRPr="002D1AC9" w:rsidRDefault="0018557B">
      <w:pPr>
        <w:widowControl/>
        <w:spacing w:after="60" w:line="360" w:lineRule="auto"/>
        <w:ind w:firstLine="480"/>
        <w:rPr>
          <w:rFonts w:cs="Times New Roman"/>
        </w:rPr>
      </w:pPr>
      <w:r>
        <w:rPr>
          <w:rFonts w:cs="Times New Roman"/>
        </w:rPr>
        <w:t>本文特别关注长距离通勤的</w:t>
      </w:r>
      <w:r w:rsidR="003D7A33">
        <w:rPr>
          <w:rFonts w:cs="Times New Roman"/>
        </w:rPr>
        <w:t>影响因素</w:t>
      </w:r>
      <w:r>
        <w:rPr>
          <w:rFonts w:cs="Times New Roman"/>
        </w:rPr>
        <w:t>，其与常规通勤有所不同。结果表明，相比土地利用混合度、道路密度等城市环境因素，住房供给、住房价格和居民社会经济地位等与住房可负担性相关的因素，是长距离通勤比例更为重要的</w:t>
      </w:r>
      <w:r w:rsidR="003D7A33">
        <w:rPr>
          <w:rFonts w:cs="Times New Roman"/>
        </w:rPr>
        <w:t>影响因素</w:t>
      </w:r>
      <w:r>
        <w:rPr>
          <w:rFonts w:cs="Times New Roman"/>
        </w:rPr>
        <w:t>。鉴于现有通勤研究更多强调建成环境因素</w:t>
      </w:r>
      <w:r>
        <w:rPr>
          <w:rFonts w:cs="Times New Roman"/>
        </w:rPr>
        <w:t xml:space="preserve"> (Liu &amp; Xiao., 2023; Tong et al., 2022)</w:t>
      </w:r>
      <w:r>
        <w:rPr>
          <w:rFonts w:cs="Times New Roman"/>
        </w:rPr>
        <w:t>，本文呼吁加强对住房价格等城市结构因素的研究。</w:t>
      </w:r>
    </w:p>
    <w:p w14:paraId="438482E8" w14:textId="6590F24E" w:rsidR="000F7F57" w:rsidRPr="002D1AC9" w:rsidRDefault="0018557B">
      <w:pPr>
        <w:widowControl/>
        <w:spacing w:after="60" w:line="360" w:lineRule="auto"/>
        <w:ind w:firstLine="480"/>
        <w:rPr>
          <w:rFonts w:cs="Times New Roman"/>
        </w:rPr>
      </w:pPr>
      <w:r>
        <w:rPr>
          <w:rFonts w:cs="Times New Roman"/>
        </w:rPr>
        <w:t>另一方面，研究发现，当居住用地比例超过</w:t>
      </w:r>
      <w:r>
        <w:rPr>
          <w:rFonts w:cs="Times New Roman"/>
        </w:rPr>
        <w:t>50%</w:t>
      </w:r>
      <w:r>
        <w:rPr>
          <w:rFonts w:cs="Times New Roman"/>
        </w:rPr>
        <w:t>时，长距离通勤会显著减少。当住房价格高于</w:t>
      </w:r>
      <w:r>
        <w:rPr>
          <w:rFonts w:cs="Times New Roman"/>
        </w:rPr>
        <w:t xml:space="preserve">50,000 </w:t>
      </w:r>
      <w:ins w:id="106" w:author="pippin hsu" w:date="2026-09-30T13:09:00Z" w16du:dateUtc="2026-09-30T05:09:00Z">
        <w:r w:rsidR="000E3C6C">
          <w:rPr>
            <w:rFonts w:cs="Times New Roman"/>
          </w:rPr>
          <w:t>y</w:t>
        </w:r>
      </w:ins>
      <w:del w:id="107" w:author="pippin hsu" w:date="2026-09-30T13:09:00Z" w16du:dateUtc="2026-09-30T05:09:00Z">
        <w:r w:rsidDel="000E3C6C">
          <w:rPr>
            <w:rFonts w:cs="Times New Roman"/>
          </w:rPr>
          <w:delText>Y</w:delText>
        </w:r>
      </w:del>
      <w:r>
        <w:rPr>
          <w:rFonts w:cs="Times New Roman"/>
        </w:rPr>
        <w:t>uan/m</w:t>
      </w:r>
      <w:r>
        <w:rPr>
          <w:rFonts w:cs="Times New Roman"/>
          <w:vertAlign w:val="superscript"/>
        </w:rPr>
        <w:t>2</w:t>
      </w:r>
      <w:r>
        <w:rPr>
          <w:rFonts w:cs="Times New Roman"/>
        </w:rPr>
        <w:t>时，住房价格上涨会促成长距离通勤，而这一阈值低于上海的平均住房价格。因此，住房的可获得性与可负担性对于解释长距离通勤均十分重要，而通勤距离对住房价格更为敏感。这一发现有助于认识长距离通勤的</w:t>
      </w:r>
      <w:r w:rsidR="003D7A33">
        <w:rPr>
          <w:rFonts w:cs="Times New Roman"/>
        </w:rPr>
        <w:t>影响因素</w:t>
      </w:r>
      <w:r>
        <w:rPr>
          <w:rFonts w:cs="Times New Roman"/>
        </w:rPr>
        <w:t>，以及其有别于通勤距离的内在机制，值得进一步研究</w:t>
      </w:r>
      <w:r>
        <w:rPr>
          <w:rFonts w:cs="Times New Roman"/>
        </w:rPr>
        <w:t xml:space="preserve"> (Wang et al., 2025; Xiao et al., 2023)</w:t>
      </w:r>
      <w:r>
        <w:rPr>
          <w:rFonts w:cs="Times New Roman"/>
        </w:rPr>
        <w:t>。</w:t>
      </w:r>
    </w:p>
    <w:p w14:paraId="4D9ECC82" w14:textId="7BFCE1D1" w:rsidR="000F7F57" w:rsidRPr="002D1AC9" w:rsidRDefault="0018557B">
      <w:pPr>
        <w:widowControl/>
        <w:spacing w:after="60" w:line="360" w:lineRule="auto"/>
        <w:ind w:firstLine="480"/>
        <w:rPr>
          <w:rFonts w:cs="Times New Roman"/>
        </w:rPr>
      </w:pPr>
      <w:r>
        <w:rPr>
          <w:rFonts w:cs="Times New Roman"/>
        </w:rPr>
        <w:lastRenderedPageBreak/>
        <w:t>这些发现也为城市实践提供了启示。首先，上海城市规划应更加关注住房可负担性，而不应仅聚焦职住平衡。提供可负担住房，是缩短城市外围地区中低收入劳动者通勤距离的一种策略。同时，应推动医疗、教育和休闲娱乐等优质设施向外围布局，帮助高技能劳动者随就业岗位向郊区迁移。</w:t>
      </w:r>
      <w:r>
        <w:rPr>
          <w:rFonts w:cs="Times New Roman"/>
        </w:rPr>
        <w:t xml:space="preserve">PDP </w:t>
      </w:r>
      <w:r>
        <w:rPr>
          <w:rFonts w:cs="Times New Roman"/>
        </w:rPr>
        <w:t>分析表明，居住在距城市中心</w:t>
      </w:r>
      <w:r>
        <w:rPr>
          <w:rFonts w:cs="Times New Roman"/>
        </w:rPr>
        <w:t>5 km</w:t>
      </w:r>
      <w:r>
        <w:rPr>
          <w:rFonts w:cs="Times New Roman"/>
        </w:rPr>
        <w:t>以内、工作地位于距城市中心</w:t>
      </w:r>
      <w:r>
        <w:rPr>
          <w:rFonts w:cs="Times New Roman"/>
        </w:rPr>
        <w:t>15 km</w:t>
      </w:r>
      <w:r>
        <w:rPr>
          <w:rFonts w:cs="Times New Roman"/>
        </w:rPr>
        <w:t>以外的低收入和低技能劳动者，尤其值得关注。不同社会经济群体</w:t>
      </w:r>
      <w:r w:rsidR="003D7A33">
        <w:rPr>
          <w:rFonts w:cs="Times New Roman"/>
        </w:rPr>
        <w:t>通勤出行</w:t>
      </w:r>
      <w:r>
        <w:rPr>
          <w:rFonts w:cs="Times New Roman"/>
        </w:rPr>
        <w:t>的异质性，要求规划政策更好地适应地方情境。</w:t>
      </w:r>
    </w:p>
    <w:p w14:paraId="601862FA" w14:textId="1FEABFB5" w:rsidR="000F7F57" w:rsidRPr="002D1AC9" w:rsidRDefault="0018557B">
      <w:pPr>
        <w:widowControl/>
        <w:spacing w:after="60" w:line="360" w:lineRule="auto"/>
        <w:ind w:firstLine="480"/>
        <w:rPr>
          <w:rFonts w:cs="Times New Roman"/>
        </w:rPr>
      </w:pPr>
      <w:r>
        <w:rPr>
          <w:rFonts w:cs="Times New Roman"/>
        </w:rPr>
        <w:t>最后，先进的机器学习模型使本文得以进一步探索早期研究难以识别的非线性关系与变量间交互作用</w:t>
      </w:r>
      <w:r>
        <w:rPr>
          <w:rFonts w:cs="Times New Roman"/>
        </w:rPr>
        <w:t xml:space="preserve"> (Ji et al., 2022, Liu &amp; Xiao, 2023; Tao, 2023; Tong et al., 2022)</w:t>
      </w:r>
      <w:r>
        <w:rPr>
          <w:rFonts w:cs="Times New Roman"/>
        </w:rPr>
        <w:t>。本文发现，城市环境、社会经济地位与</w:t>
      </w:r>
      <w:r w:rsidR="003D7A33">
        <w:rPr>
          <w:rFonts w:cs="Times New Roman"/>
        </w:rPr>
        <w:t>通勤出行</w:t>
      </w:r>
      <w:r>
        <w:rPr>
          <w:rFonts w:cs="Times New Roman"/>
        </w:rPr>
        <w:t>之间存在复杂的交互作用。机器学习工具有助于在</w:t>
      </w:r>
      <w:r w:rsidR="00F52817">
        <w:rPr>
          <w:rFonts w:cs="Times New Roman"/>
        </w:rPr>
        <w:t>挖掘</w:t>
      </w:r>
      <w:r>
        <w:rPr>
          <w:rFonts w:cs="Times New Roman"/>
        </w:rPr>
        <w:t>城市环境与</w:t>
      </w:r>
      <w:r w:rsidR="003D7A33">
        <w:rPr>
          <w:rFonts w:cs="Times New Roman"/>
        </w:rPr>
        <w:t>通勤出行</w:t>
      </w:r>
      <w:r>
        <w:rPr>
          <w:rFonts w:cs="Times New Roman"/>
        </w:rPr>
        <w:t>关系时，揭示区位和社会经济地位方面的异质性。此外，反映</w:t>
      </w:r>
      <w:r w:rsidR="003D7A33">
        <w:rPr>
          <w:rFonts w:cs="Times New Roman"/>
        </w:rPr>
        <w:t>通勤出行</w:t>
      </w:r>
      <w:r>
        <w:rPr>
          <w:rFonts w:cs="Times New Roman"/>
        </w:rPr>
        <w:t>的</w:t>
      </w:r>
      <w:r>
        <w:rPr>
          <w:rFonts w:cs="Times New Roman"/>
        </w:rPr>
        <w:t xml:space="preserve"> LBS </w:t>
      </w:r>
      <w:r>
        <w:rPr>
          <w:rFonts w:cs="Times New Roman"/>
        </w:rPr>
        <w:t>数据与社会经济地位估算技术，是对传统出行调查数据的重要拓展，为通勤研究提供了具有潜力的数据来源。借助这些工具，本文更细致地揭示了城市环境、社会经济地位与职业因素如何交互作用并塑造通勤距离。</w:t>
      </w:r>
    </w:p>
    <w:p w14:paraId="229A032A" w14:textId="42D3145A" w:rsidR="000F7F57" w:rsidRPr="002D1AC9" w:rsidRDefault="0018557B">
      <w:pPr>
        <w:widowControl/>
        <w:spacing w:after="60" w:line="360" w:lineRule="auto"/>
        <w:ind w:firstLine="480"/>
        <w:rPr>
          <w:rFonts w:cs="Times New Roman"/>
          <w:highlight w:val="yellow"/>
        </w:rPr>
      </w:pPr>
      <w:r>
        <w:rPr>
          <w:rFonts w:cs="Times New Roman"/>
        </w:rPr>
        <w:t>本文也存在一定局限。首先，所使用的通勤流数据不包含社会经济地位信息。当出行量较大、人口群体高度混合时，误差可能更加明显。这是当前手机信令数据的一项局限：出于隐私保护要求，中国的数据提供方只能提供汇总数据。此外，研究区域未覆盖上海全市，使核心</w:t>
      </w:r>
      <w:r>
        <w:rPr>
          <w:rFonts w:cs="Times New Roman"/>
        </w:rPr>
        <w:t>—</w:t>
      </w:r>
      <w:r>
        <w:rPr>
          <w:rFonts w:cs="Times New Roman"/>
        </w:rPr>
        <w:t>边缘异质性不如其他研究明显。尽管如此，本文仍识别出从事技术密集型职业的高收入群体通勤距离较短这一现象。最后，本文仅识别了距城市中心的距离与社会经济地位之间的交互作用，其他建成环境因素和城市结构因素仍值得进一步</w:t>
      </w:r>
      <w:r w:rsidR="00F52817">
        <w:rPr>
          <w:rFonts w:cs="Times New Roman"/>
        </w:rPr>
        <w:t>挖掘</w:t>
      </w:r>
      <w:r>
        <w:rPr>
          <w:rFonts w:cs="Times New Roman"/>
        </w:rPr>
        <w:t>。</w:t>
      </w:r>
    </w:p>
    <w:p w14:paraId="09781CC8" w14:textId="77777777" w:rsidR="000F7F57" w:rsidRPr="002D1AC9" w:rsidRDefault="0018557B">
      <w:pPr>
        <w:pStyle w:val="Heading1"/>
        <w:keepNext/>
        <w:keepLines/>
        <w:widowControl/>
        <w:numPr>
          <w:ilvl w:val="0"/>
          <w:numId w:val="1"/>
        </w:numPr>
        <w:spacing w:before="200" w:after="100" w:line="300" w:lineRule="auto"/>
        <w:jc w:val="left"/>
      </w:pPr>
      <w:r>
        <w:t>结论</w:t>
      </w:r>
    </w:p>
    <w:p w14:paraId="5FF4D2CF" w14:textId="4B2D751C" w:rsidR="000F7F57" w:rsidRPr="002D1AC9" w:rsidRDefault="0018557B">
      <w:pPr>
        <w:widowControl/>
        <w:spacing w:after="60" w:line="360" w:lineRule="auto"/>
        <w:ind w:firstLine="480"/>
        <w:rPr>
          <w:rFonts w:cs="Times New Roman"/>
        </w:rPr>
      </w:pPr>
      <w:r>
        <w:rPr>
          <w:rFonts w:cs="Times New Roman"/>
        </w:rPr>
        <w:t>本文利用基于手机数据识别的通勤轨迹，综合社会经济属性、建成环境特征与城市空间结构因素，</w:t>
      </w:r>
      <w:ins w:id="108" w:author="pippin hsu" w:date="2026-09-30T13:49:00Z" w16du:dateUtc="2026-09-30T05:49:00Z">
        <w:r w:rsidR="001B46B9">
          <w:rPr>
            <w:rFonts w:cs="Times New Roman" w:hint="eastAsia"/>
          </w:rPr>
          <w:t>考察</w:t>
        </w:r>
      </w:ins>
      <w:del w:id="109" w:author="pippin hsu" w:date="2026-09-30T13:49:00Z" w16du:dateUtc="2026-09-30T05:49:00Z">
        <w:r w:rsidR="00F52817" w:rsidDel="001B46B9">
          <w:rPr>
            <w:rFonts w:cs="Times New Roman"/>
          </w:rPr>
          <w:delText>挖掘</w:delText>
        </w:r>
      </w:del>
      <w:r>
        <w:rPr>
          <w:rFonts w:cs="Times New Roman"/>
        </w:rPr>
        <w:t>上海通勤距离的非线性</w:t>
      </w:r>
      <w:r w:rsidR="003D7A33">
        <w:rPr>
          <w:rFonts w:cs="Times New Roman"/>
        </w:rPr>
        <w:t>影响因素</w:t>
      </w:r>
      <w:r>
        <w:rPr>
          <w:rFonts w:cs="Times New Roman"/>
        </w:rPr>
        <w:t>。结果表明，住房可负担性是影响通勤距离最为重要的驱动因素，说明在高成本大都市中，城市结构约束可以主导通勤结果。研究尤其证实，与土地利用混合度、街道设计等建成环境因素相比，城市结构因素是长距离通勤出行产生的更为重要的</w:t>
      </w:r>
      <w:r w:rsidR="003D7A33">
        <w:rPr>
          <w:rFonts w:cs="Times New Roman"/>
        </w:rPr>
        <w:t>影响因素</w:t>
      </w:r>
      <w:r>
        <w:rPr>
          <w:rFonts w:cs="Times New Roman"/>
        </w:rPr>
        <w:t>。</w:t>
      </w:r>
    </w:p>
    <w:p w14:paraId="4E484B34" w14:textId="1CEE61F6" w:rsidR="000F7F57" w:rsidRPr="002D1AC9" w:rsidRDefault="0018557B">
      <w:pPr>
        <w:widowControl/>
        <w:spacing w:after="60" w:line="360" w:lineRule="auto"/>
        <w:ind w:firstLine="480"/>
        <w:rPr>
          <w:rFonts w:cs="Times New Roman"/>
        </w:rPr>
      </w:pPr>
      <w:r>
        <w:rPr>
          <w:rFonts w:cs="Times New Roman"/>
        </w:rPr>
        <w:t>进一步分析揭示，社会经济地位与距城市中心的距离在影响通勤距离时存在复杂交互作用，与前述非线性关系相对应。研究发现，高收入和高技能群体居住在中心城区或工作于城市外围地区时，通勤距离较短。</w:t>
      </w:r>
      <w:ins w:id="110" w:author="pippin hsu" w:date="2026-09-30T13:50:00Z" w16du:dateUtc="2026-09-30T05:50:00Z">
        <w:r w:rsidR="001B46B9">
          <w:t>本文以距城市中心</w:t>
        </w:r>
        <w:r w:rsidR="001B46B9">
          <w:t>5 km</w:t>
        </w:r>
        <w:r w:rsidR="001B46B9">
          <w:t>的范围界定中心</w:t>
        </w:r>
        <w:r w:rsidR="001B46B9">
          <w:lastRenderedPageBreak/>
          <w:t>城区，并识别出其内部的异质</w:t>
        </w:r>
        <w:r w:rsidR="001B46B9">
          <w:rPr>
            <w:rFonts w:ascii="SimSun" w:hAnsi="SimSun" w:cs="SimSun" w:hint="eastAsia"/>
          </w:rPr>
          <w:t>性</w:t>
        </w:r>
      </w:ins>
      <w:del w:id="111" w:author="pippin hsu" w:date="2026-09-30T13:49:00Z" w16du:dateUtc="2026-09-30T05:49:00Z">
        <w:r w:rsidDel="001B46B9">
          <w:rPr>
            <w:rFonts w:cs="Times New Roman"/>
          </w:rPr>
          <w:delText>本文可采用距城市中心</w:delText>
        </w:r>
        <w:r w:rsidDel="001B46B9">
          <w:rPr>
            <w:rFonts w:cs="Times New Roman"/>
          </w:rPr>
          <w:delText>5 km</w:delText>
        </w:r>
        <w:r w:rsidDel="001B46B9">
          <w:rPr>
            <w:rFonts w:cs="Times New Roman"/>
          </w:rPr>
          <w:delText>的范围界定中心城区，并在其中识别出异质性</w:delText>
        </w:r>
      </w:del>
      <w:r>
        <w:rPr>
          <w:rFonts w:cs="Times New Roman"/>
        </w:rPr>
        <w:t>。这些发现表明，已有研究广泛讨论的城市中心可达性与通勤距离之间的关系，会受到社会经济地位的影响而改变。随着城市不平等与社会不平等持续加剧，未来城市通勤研究应重视通勤者基于自身社会经济地位的自选择。</w:t>
      </w:r>
    </w:p>
    <w:p w14:paraId="4679FB55" w14:textId="77777777" w:rsidR="000F7F57" w:rsidRPr="002D1AC9" w:rsidRDefault="0018557B">
      <w:pPr>
        <w:keepNext/>
        <w:keepLines/>
        <w:widowControl/>
        <w:spacing w:before="200" w:after="100" w:line="300" w:lineRule="auto"/>
        <w:jc w:val="left"/>
        <w:rPr>
          <w:rFonts w:eastAsia="SimHei" w:cs="Times New Roman"/>
          <w:b/>
          <w:bCs/>
        </w:rPr>
      </w:pPr>
      <w:r>
        <w:rPr>
          <w:rFonts w:eastAsia="SimHei" w:cs="Times New Roman"/>
          <w:b/>
          <w:bCs/>
        </w:rPr>
        <w:t>参考文献</w:t>
      </w:r>
    </w:p>
    <w:p w14:paraId="50ABC5D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An, R., Tong, Z., Tan, B., Xiong, Q., Luo, Y., Liu, Y., ... &amp; Yang, X. (2025). Revealing the relationship between 2D/3D built environment and jobs-housing separation coupling nonlinearity and spatial nonstationarity.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123</w:t>
      </w:r>
      <w:r w:rsidRPr="002D1AC9">
        <w:rPr>
          <w:rFonts w:cs="Times New Roman"/>
          <w:shd w:val="clear" w:color="auto" w:fill="FFFFFF"/>
        </w:rPr>
        <w:t>, 104112.</w:t>
      </w:r>
    </w:p>
    <w:p w14:paraId="68D2B54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Andersson, M., Lavesson, N., &amp; Niedomysl, T. (2018). Rural to urban long-distance commuting in Sweden: Trends, characteristics and pathways. </w:t>
      </w:r>
      <w:r w:rsidRPr="002D1AC9">
        <w:rPr>
          <w:rFonts w:cs="Times New Roman"/>
          <w:i/>
          <w:iCs/>
          <w:shd w:val="clear" w:color="auto" w:fill="FFFFFF"/>
        </w:rPr>
        <w:t>Journal of rural studies</w:t>
      </w:r>
      <w:r w:rsidRPr="002D1AC9">
        <w:rPr>
          <w:rFonts w:cs="Times New Roman"/>
          <w:shd w:val="clear" w:color="auto" w:fill="FFFFFF"/>
        </w:rPr>
        <w:t>, </w:t>
      </w:r>
      <w:r w:rsidRPr="002D1AC9">
        <w:rPr>
          <w:rFonts w:cs="Times New Roman"/>
          <w:i/>
          <w:iCs/>
          <w:shd w:val="clear" w:color="auto" w:fill="FFFFFF"/>
        </w:rPr>
        <w:t>59</w:t>
      </w:r>
      <w:r w:rsidRPr="002D1AC9">
        <w:rPr>
          <w:rFonts w:cs="Times New Roman"/>
          <w:shd w:val="clear" w:color="auto" w:fill="FFFFFF"/>
        </w:rPr>
        <w:t>, 67-77.</w:t>
      </w:r>
    </w:p>
    <w:p w14:paraId="7680761F"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Ao, Y., Long, Y., Zheng, J., &amp; Bahmani, H. (2025). The influence of rural built environment on residents' non-commuting travel mode choices.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128</w:t>
      </w:r>
      <w:r w:rsidRPr="002D1AC9">
        <w:rPr>
          <w:rFonts w:cs="Times New Roman"/>
          <w:shd w:val="clear" w:color="auto" w:fill="FFFFFF"/>
        </w:rPr>
        <w:t>, 104330.</w:t>
      </w:r>
    </w:p>
    <w:p w14:paraId="3940789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Blumenberg, E., &amp; King, H. (2021). Jobs–housing balance re-re-visited.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87</w:t>
      </w:r>
      <w:r w:rsidRPr="002D1AC9">
        <w:rPr>
          <w:rFonts w:cs="Times New Roman"/>
          <w:shd w:val="clear" w:color="auto" w:fill="FFFFFF"/>
        </w:rPr>
        <w:t>(4), 484-496.</w:t>
      </w:r>
    </w:p>
    <w:p w14:paraId="795F70CD" w14:textId="77777777" w:rsidR="000F7F57" w:rsidRPr="002D1AC9" w:rsidRDefault="0018557B">
      <w:pPr>
        <w:keepLines/>
        <w:widowControl/>
        <w:spacing w:after="60" w:line="276" w:lineRule="auto"/>
        <w:ind w:left="480" w:hanging="480"/>
        <w:jc w:val="left"/>
      </w:pPr>
      <w:r w:rsidRPr="002D1AC9">
        <w:rPr>
          <w:rFonts w:cs="Times New Roman"/>
          <w:shd w:val="clear" w:color="auto" w:fill="FFFFFF"/>
        </w:rPr>
        <w:t>Blumenberg, E., &amp; Wander, M. (2023). Housing affordability and commute distance. </w:t>
      </w:r>
      <w:r w:rsidRPr="002D1AC9">
        <w:rPr>
          <w:rFonts w:cs="Times New Roman"/>
          <w:i/>
          <w:iCs/>
          <w:shd w:val="clear" w:color="auto" w:fill="FFFFFF"/>
        </w:rPr>
        <w:t>Urban Geography</w:t>
      </w:r>
      <w:r w:rsidRPr="002D1AC9">
        <w:rPr>
          <w:rFonts w:cs="Times New Roman"/>
          <w:shd w:val="clear" w:color="auto" w:fill="FFFFFF"/>
        </w:rPr>
        <w:t>, </w:t>
      </w:r>
      <w:r w:rsidRPr="002D1AC9">
        <w:rPr>
          <w:rFonts w:cs="Times New Roman"/>
          <w:i/>
          <w:iCs/>
          <w:shd w:val="clear" w:color="auto" w:fill="FFFFFF"/>
        </w:rPr>
        <w:t>44</w:t>
      </w:r>
      <w:r w:rsidRPr="002D1AC9">
        <w:rPr>
          <w:rFonts w:cs="Times New Roman"/>
          <w:shd w:val="clear" w:color="auto" w:fill="FFFFFF"/>
        </w:rPr>
        <w:t>(7), 1454-1473.</w:t>
      </w:r>
      <w:r w:rsidRPr="002D1AC9">
        <w:t xml:space="preserve"> </w:t>
      </w:r>
    </w:p>
    <w:p w14:paraId="5D7765E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Chen, R., Zhang, M., &amp; Zhou, J. (2023). Jobs-housing relationships before and amid COVID-19: An excess-commuting approach.</w:t>
      </w:r>
      <w:r w:rsidRPr="002D1AC9">
        <w:rPr>
          <w:rFonts w:cs="Times New Roman"/>
          <w:i/>
          <w:iCs/>
          <w:shd w:val="clear" w:color="auto" w:fill="FFFFFF"/>
        </w:rPr>
        <w:t xml:space="preserve"> Journal of Transport Geography</w:t>
      </w:r>
      <w:r w:rsidRPr="002D1AC9">
        <w:rPr>
          <w:rFonts w:cs="Times New Roman"/>
          <w:shd w:val="clear" w:color="auto" w:fill="FFFFFF"/>
        </w:rPr>
        <w:t xml:space="preserve">, 106, 103507. </w:t>
      </w:r>
    </w:p>
    <w:p w14:paraId="488D2B7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Chen, L., Chen, M., &amp; Fan, C. (2024). Age disparities and socioeconomic factors for commuting distance in Beijing by explainable machine learning. </w:t>
      </w:r>
      <w:r w:rsidRPr="002D1AC9">
        <w:rPr>
          <w:rFonts w:cs="Times New Roman"/>
          <w:i/>
          <w:iCs/>
          <w:shd w:val="clear" w:color="auto" w:fill="FFFFFF"/>
        </w:rPr>
        <w:t>Cities, 155</w:t>
      </w:r>
      <w:r w:rsidRPr="002D1AC9">
        <w:rPr>
          <w:rFonts w:cs="Times New Roman"/>
          <w:shd w:val="clear" w:color="auto" w:fill="FFFFFF"/>
        </w:rPr>
        <w:t>, 105493.</w:t>
      </w:r>
    </w:p>
    <w:p w14:paraId="6AC8E77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Copus, A. K. (2001). From core-periphery to polycentric development: Concepts of spatial and aspatial peripherality. </w:t>
      </w:r>
      <w:r w:rsidRPr="002D1AC9">
        <w:rPr>
          <w:rFonts w:cs="Times New Roman"/>
          <w:i/>
          <w:iCs/>
          <w:shd w:val="clear" w:color="auto" w:fill="FFFFFF"/>
        </w:rPr>
        <w:t>European planning studies, 9</w:t>
      </w:r>
      <w:r w:rsidRPr="002D1AC9">
        <w:rPr>
          <w:rFonts w:cs="Times New Roman"/>
          <w:shd w:val="clear" w:color="auto" w:fill="FFFFFF"/>
        </w:rPr>
        <w:t>(4), 539-552.</w:t>
      </w:r>
    </w:p>
    <w:p w14:paraId="3865AB4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Dahl, M. S., &amp; Sorenson, O. (2010). The social attachment to place. </w:t>
      </w:r>
      <w:r w:rsidRPr="002D1AC9">
        <w:rPr>
          <w:rFonts w:cs="Times New Roman"/>
          <w:i/>
          <w:iCs/>
          <w:shd w:val="clear" w:color="auto" w:fill="FFFFFF"/>
        </w:rPr>
        <w:t>Social Forces, 89</w:t>
      </w:r>
      <w:r w:rsidRPr="002D1AC9">
        <w:rPr>
          <w:rFonts w:cs="Times New Roman"/>
          <w:shd w:val="clear" w:color="auto" w:fill="FFFFFF"/>
        </w:rPr>
        <w:t>(2), 633-658.</w:t>
      </w:r>
    </w:p>
    <w:p w14:paraId="2F67DEC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Deng Y, Jiang W, Ling Z, Liu L, Sun S. (2025). Revealing the driving factors of urban wetland park cooling effects using Random Forest regression and SHAP algorithm. </w:t>
      </w:r>
      <w:r w:rsidRPr="002D1AC9">
        <w:rPr>
          <w:rFonts w:cs="Times New Roman"/>
          <w:i/>
          <w:iCs/>
          <w:shd w:val="clear" w:color="auto" w:fill="FFFFFF"/>
        </w:rPr>
        <w:t>Sustainable Cities and Society</w:t>
      </w:r>
      <w:r w:rsidRPr="002D1AC9">
        <w:rPr>
          <w:rFonts w:cs="Times New Roman"/>
          <w:shd w:val="clear" w:color="auto" w:fill="FFFFFF"/>
        </w:rPr>
        <w:t>, 120: 106151.</w:t>
      </w:r>
    </w:p>
    <w:p w14:paraId="3ED9CC3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Ewing, R., &amp; Cervero, R. (2010). Travel and the built environment: A meta-analysis.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76</w:t>
      </w:r>
      <w:r w:rsidRPr="002D1AC9">
        <w:rPr>
          <w:rFonts w:cs="Times New Roman"/>
          <w:shd w:val="clear" w:color="auto" w:fill="FFFFFF"/>
        </w:rPr>
        <w:t>(3), 265-294.</w:t>
      </w:r>
    </w:p>
    <w:p w14:paraId="447CFB2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Gemawat, P. (2001). Distance still matters. </w:t>
      </w:r>
      <w:r w:rsidRPr="002D1AC9">
        <w:rPr>
          <w:rFonts w:cs="Times New Roman"/>
          <w:i/>
          <w:iCs/>
          <w:shd w:val="clear" w:color="auto" w:fill="FFFFFF"/>
        </w:rPr>
        <w:t>Harvard Business Review</w:t>
      </w:r>
      <w:r w:rsidRPr="002D1AC9">
        <w:rPr>
          <w:rFonts w:cs="Times New Roman"/>
          <w:shd w:val="clear" w:color="auto" w:fill="FFFFFF"/>
        </w:rPr>
        <w:t>, 137-147.</w:t>
      </w:r>
    </w:p>
    <w:p w14:paraId="09BAF8F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Houston, D. (2005). Employability, skills mismatch and spatial mismatch in metropolitan labour markets.</w:t>
      </w:r>
      <w:r w:rsidRPr="002D1AC9">
        <w:rPr>
          <w:rFonts w:cs="Times New Roman"/>
          <w:i/>
          <w:iCs/>
          <w:shd w:val="clear" w:color="auto" w:fill="FFFFFF"/>
        </w:rPr>
        <w:t> Urban Studies, 42</w:t>
      </w:r>
      <w:r w:rsidRPr="002D1AC9">
        <w:rPr>
          <w:rFonts w:cs="Times New Roman"/>
          <w:shd w:val="clear" w:color="auto" w:fill="FFFFFF"/>
        </w:rPr>
        <w:t>(2), 221-243.</w:t>
      </w:r>
    </w:p>
    <w:p w14:paraId="64ED8BE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Hu, L. (2019). Racial/ethnic differences in job accessibility effects: Explaining employment and commutes in the Los Angeles region.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76</w:t>
      </w:r>
      <w:r w:rsidRPr="002D1AC9">
        <w:rPr>
          <w:rFonts w:cs="Times New Roman"/>
          <w:shd w:val="clear" w:color="auto" w:fill="FFFFFF"/>
        </w:rPr>
        <w:t>, 56-71.</w:t>
      </w:r>
    </w:p>
    <w:p w14:paraId="081DAA10"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Huang, J., Fan, W., Wang, J., Loo, B., &amp; Qi, W. (2025). Long commuting, social inequality, and urban development with scaling laws in China. </w:t>
      </w:r>
      <w:r w:rsidRPr="002D1AC9">
        <w:rPr>
          <w:rFonts w:cs="Times New Roman"/>
          <w:i/>
          <w:iCs/>
          <w:shd w:val="clear" w:color="auto" w:fill="FFFFFF"/>
        </w:rPr>
        <w:t>The Innovation Geoscience</w:t>
      </w:r>
      <w:r w:rsidRPr="002D1AC9">
        <w:rPr>
          <w:rFonts w:cs="Times New Roman" w:hint="eastAsia"/>
          <w:shd w:val="clear" w:color="auto" w:fill="FFFFFF"/>
        </w:rPr>
        <w:t xml:space="preserve">, </w:t>
      </w:r>
      <w:r w:rsidRPr="002D1AC9">
        <w:rPr>
          <w:rFonts w:cs="Times New Roman"/>
          <w:i/>
          <w:iCs/>
          <w:shd w:val="clear" w:color="auto" w:fill="FFFFFF"/>
        </w:rPr>
        <w:t>3</w:t>
      </w:r>
      <w:r w:rsidRPr="002D1AC9">
        <w:rPr>
          <w:rFonts w:cs="Times New Roman"/>
          <w:shd w:val="clear" w:color="auto" w:fill="FFFFFF"/>
        </w:rPr>
        <w:t>(3), 100164-1</w:t>
      </w:r>
      <w:r w:rsidRPr="002D1AC9">
        <w:rPr>
          <w:rFonts w:cs="Times New Roman" w:hint="eastAsia"/>
          <w:shd w:val="clear" w:color="auto" w:fill="FFFFFF"/>
        </w:rPr>
        <w:t>.</w:t>
      </w:r>
    </w:p>
    <w:p w14:paraId="7511ECA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Islam, M. R., &amp; Saphores, J. D. M. (2022). An LA story: The impact of housing costs on commuting.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98</w:t>
      </w:r>
      <w:r w:rsidRPr="002D1AC9">
        <w:rPr>
          <w:rFonts w:cs="Times New Roman"/>
          <w:shd w:val="clear" w:color="auto" w:fill="FFFFFF"/>
        </w:rPr>
        <w:t>, 103266.</w:t>
      </w:r>
    </w:p>
    <w:p w14:paraId="4BB1598D"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Ji S, Wang X, Lyu T, Liu X, Wang Y, Heinen E, Sun Z. (2022). Understanding cycling distance according to the prediction of the XGBoost and the interpretation of SHAP: A non-linear and interaction effect analysis. </w:t>
      </w:r>
      <w:r w:rsidRPr="002D1AC9">
        <w:rPr>
          <w:rFonts w:cs="Times New Roman"/>
          <w:i/>
          <w:iCs/>
          <w:shd w:val="clear" w:color="auto" w:fill="FFFFFF"/>
        </w:rPr>
        <w:t>Journal of Transport Geography</w:t>
      </w:r>
      <w:r w:rsidRPr="002D1AC9">
        <w:rPr>
          <w:rFonts w:cs="Times New Roman"/>
          <w:shd w:val="clear" w:color="auto" w:fill="FFFFFF"/>
        </w:rPr>
        <w:t>, 103: 103414.</w:t>
      </w:r>
    </w:p>
    <w:p w14:paraId="6DC552C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Kersting, M., Matthies, E., Lahner, J., &amp; Schlüter, J. (2021). A socioeconomic analysis of commuting professionals. </w:t>
      </w:r>
      <w:r w:rsidRPr="002D1AC9">
        <w:rPr>
          <w:rFonts w:cs="Times New Roman"/>
          <w:i/>
          <w:iCs/>
          <w:shd w:val="clear" w:color="auto" w:fill="FFFFFF"/>
        </w:rPr>
        <w:t>Transportation</w:t>
      </w:r>
      <w:r w:rsidRPr="002D1AC9">
        <w:rPr>
          <w:rFonts w:cs="Times New Roman"/>
          <w:shd w:val="clear" w:color="auto" w:fill="FFFFFF"/>
        </w:rPr>
        <w:t>, </w:t>
      </w:r>
      <w:r w:rsidRPr="002D1AC9">
        <w:rPr>
          <w:rFonts w:cs="Times New Roman"/>
          <w:i/>
          <w:iCs/>
          <w:shd w:val="clear" w:color="auto" w:fill="FFFFFF"/>
        </w:rPr>
        <w:t>48</w:t>
      </w:r>
      <w:r w:rsidRPr="002D1AC9">
        <w:rPr>
          <w:rFonts w:cs="Times New Roman"/>
          <w:shd w:val="clear" w:color="auto" w:fill="FFFFFF"/>
        </w:rPr>
        <w:t>, 2127-2158.</w:t>
      </w:r>
    </w:p>
    <w:p w14:paraId="4604C2D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H., Wei, Y. D., &amp; Wu, Y. (2019). Urban amenity, human capital and employment distribution in Shanghai. </w:t>
      </w:r>
      <w:r w:rsidRPr="002D1AC9">
        <w:rPr>
          <w:rFonts w:cs="Times New Roman"/>
          <w:i/>
          <w:iCs/>
          <w:shd w:val="clear" w:color="auto" w:fill="FFFFFF"/>
        </w:rPr>
        <w:t>Habitat International</w:t>
      </w:r>
      <w:r w:rsidRPr="002D1AC9">
        <w:rPr>
          <w:rFonts w:cs="Times New Roman"/>
          <w:shd w:val="clear" w:color="auto" w:fill="FFFFFF"/>
        </w:rPr>
        <w:t>, </w:t>
      </w:r>
      <w:r w:rsidRPr="002D1AC9">
        <w:rPr>
          <w:rFonts w:cs="Times New Roman"/>
          <w:i/>
          <w:iCs/>
          <w:shd w:val="clear" w:color="auto" w:fill="FFFFFF"/>
        </w:rPr>
        <w:t>91</w:t>
      </w:r>
      <w:r w:rsidRPr="002D1AC9">
        <w:rPr>
          <w:rFonts w:cs="Times New Roman"/>
          <w:shd w:val="clear" w:color="auto" w:fill="FFFFFF"/>
        </w:rPr>
        <w:t>, 102025.</w:t>
      </w:r>
    </w:p>
    <w:p w14:paraId="3FB31DA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H. (2024). Geography of housing bubbles in Shanghai: a study of price-to-rent ratios at the community level. </w:t>
      </w:r>
      <w:r w:rsidRPr="002D1AC9">
        <w:rPr>
          <w:rFonts w:cs="Times New Roman"/>
          <w:i/>
          <w:iCs/>
          <w:shd w:val="clear" w:color="auto" w:fill="FFFFFF"/>
        </w:rPr>
        <w:t>International Journal of Housing Policy</w:t>
      </w:r>
      <w:r w:rsidRPr="002D1AC9">
        <w:rPr>
          <w:rFonts w:cs="Times New Roman"/>
          <w:shd w:val="clear" w:color="auto" w:fill="FFFFFF"/>
        </w:rPr>
        <w:t>, 1-24.</w:t>
      </w:r>
    </w:p>
    <w:p w14:paraId="558552F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 T., Dodson, J., &amp; Goldie, X. (2021). Urban structure, commuting burden, and employment status of labour forces in an Australian city.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103072.</w:t>
      </w:r>
    </w:p>
    <w:p w14:paraId="76CC38D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Lin, D., Allan, A., &amp; Cui, J. (2015). The impacts of urban spatial structure and socio-economic factors on patterns of commuting: a review. </w:t>
      </w:r>
      <w:r w:rsidRPr="002D1AC9">
        <w:rPr>
          <w:rFonts w:cs="Times New Roman"/>
          <w:i/>
          <w:iCs/>
          <w:shd w:val="clear" w:color="auto" w:fill="FFFFFF"/>
        </w:rPr>
        <w:t>International Journal of Urban Sciences</w:t>
      </w:r>
      <w:r w:rsidRPr="002D1AC9">
        <w:rPr>
          <w:rFonts w:cs="Times New Roman"/>
          <w:shd w:val="clear" w:color="auto" w:fill="FFFFFF"/>
        </w:rPr>
        <w:t>, </w:t>
      </w:r>
      <w:r w:rsidRPr="002D1AC9">
        <w:rPr>
          <w:rFonts w:cs="Times New Roman"/>
          <w:i/>
          <w:iCs/>
          <w:shd w:val="clear" w:color="auto" w:fill="FFFFFF"/>
        </w:rPr>
        <w:t>19</w:t>
      </w:r>
      <w:r w:rsidRPr="002D1AC9">
        <w:rPr>
          <w:rFonts w:cs="Times New Roman"/>
          <w:shd w:val="clear" w:color="auto" w:fill="FFFFFF"/>
        </w:rPr>
        <w:t>(2), 238-255.</w:t>
      </w:r>
    </w:p>
    <w:p w14:paraId="13ACDCD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Ling, C., Niu, X., Yang, J., Zhou, J., &amp; Yang, T. (2024). Unravelling heterogeneity and dynamics of commuting efficiency: Industry-level insights into evolving efficiency gaps based on a disaggregated excess-commuting framework.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115</w:t>
      </w:r>
      <w:r w:rsidRPr="002D1AC9">
        <w:rPr>
          <w:rFonts w:cs="Times New Roman"/>
          <w:shd w:val="clear" w:color="auto" w:fill="FFFFFF"/>
        </w:rPr>
        <w:t>, 103820.</w:t>
      </w:r>
    </w:p>
    <w:p w14:paraId="69A18E1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J., &amp; Xiao, L. (2023). Non-linear relationships between built environment and commuting duration of migrants and locals.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106</w:t>
      </w:r>
      <w:r w:rsidRPr="002D1AC9">
        <w:rPr>
          <w:rFonts w:cs="Times New Roman"/>
          <w:shd w:val="clear" w:color="auto" w:fill="FFFFFF"/>
        </w:rPr>
        <w:t>, 103517.</w:t>
      </w:r>
    </w:p>
    <w:p w14:paraId="75D585C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Y., Shen, R., He, M., Li, X., &amp; Shi, Z. (2025). Gender differences in commuting travel mode choices among young adults: A spatial heterogeneity perspective.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123</w:t>
      </w:r>
      <w:r w:rsidRPr="002D1AC9">
        <w:rPr>
          <w:rFonts w:cs="Times New Roman"/>
          <w:shd w:val="clear" w:color="auto" w:fill="FFFFFF"/>
        </w:rPr>
        <w:t>, 104145.</w:t>
      </w:r>
    </w:p>
    <w:p w14:paraId="1B796F8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Liu, L., Huang, Y., &amp; Zhang, W. (2018). Residential segregation and perceptions of social integration in Shanghai, China. </w:t>
      </w:r>
      <w:r w:rsidRPr="002D1AC9">
        <w:rPr>
          <w:rFonts w:cs="Times New Roman"/>
          <w:i/>
          <w:iCs/>
          <w:shd w:val="clear" w:color="auto" w:fill="FFFFFF"/>
        </w:rPr>
        <w:t>Urban Studies</w:t>
      </w:r>
      <w:r w:rsidRPr="002D1AC9">
        <w:rPr>
          <w:rFonts w:cs="Times New Roman"/>
          <w:shd w:val="clear" w:color="auto" w:fill="FFFFFF"/>
        </w:rPr>
        <w:t>, </w:t>
      </w:r>
      <w:r w:rsidRPr="002D1AC9">
        <w:rPr>
          <w:rFonts w:cs="Times New Roman"/>
          <w:i/>
          <w:iCs/>
          <w:shd w:val="clear" w:color="auto" w:fill="FFFFFF"/>
        </w:rPr>
        <w:t>55</w:t>
      </w:r>
      <w:r w:rsidRPr="002D1AC9">
        <w:rPr>
          <w:rFonts w:cs="Times New Roman"/>
          <w:shd w:val="clear" w:color="auto" w:fill="FFFFFF"/>
        </w:rPr>
        <w:t>(7), 1484-1503.</w:t>
      </w:r>
    </w:p>
    <w:p w14:paraId="1CB8078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Mitra, S. K., &amp; Saphores, J. D. M. (2019). Why do they live so far from work? Determinants of long-distance commuting in California.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80</w:t>
      </w:r>
      <w:r w:rsidRPr="002D1AC9">
        <w:rPr>
          <w:rFonts w:cs="Times New Roman"/>
          <w:shd w:val="clear" w:color="auto" w:fill="FFFFFF"/>
        </w:rPr>
        <w:t>, 102489.</w:t>
      </w:r>
    </w:p>
    <w:p w14:paraId="5B05811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O'Kelly, M. E., &amp; Niedzielski, M. A. (2009). Are long commute distances inefficient and disorderly? </w:t>
      </w:r>
      <w:r w:rsidRPr="002D1AC9">
        <w:rPr>
          <w:rFonts w:cs="Times New Roman"/>
          <w:i/>
          <w:iCs/>
          <w:shd w:val="clear" w:color="auto" w:fill="FFFFFF"/>
        </w:rPr>
        <w:t>Environment and planning A, 41</w:t>
      </w:r>
      <w:r w:rsidRPr="002D1AC9">
        <w:rPr>
          <w:rFonts w:cs="Times New Roman"/>
          <w:shd w:val="clear" w:color="auto" w:fill="FFFFFF"/>
        </w:rPr>
        <w:t>(11), 2741-2759.</w:t>
      </w:r>
    </w:p>
    <w:p w14:paraId="7D3607E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Parenti, A., &amp; Tealdi, C. (2019). The role of job uncertainty in inter‐regional commuting: The case of Italy. </w:t>
      </w:r>
      <w:r w:rsidRPr="002D1AC9">
        <w:rPr>
          <w:rFonts w:cs="Times New Roman"/>
          <w:i/>
          <w:iCs/>
          <w:shd w:val="clear" w:color="auto" w:fill="FFFFFF"/>
        </w:rPr>
        <w:t>Growth and Change</w:t>
      </w:r>
      <w:r w:rsidRPr="002D1AC9">
        <w:rPr>
          <w:rFonts w:cs="Times New Roman"/>
          <w:shd w:val="clear" w:color="auto" w:fill="FFFFFF"/>
        </w:rPr>
        <w:t>, </w:t>
      </w:r>
      <w:r w:rsidRPr="002D1AC9">
        <w:rPr>
          <w:rFonts w:cs="Times New Roman"/>
          <w:i/>
          <w:iCs/>
          <w:shd w:val="clear" w:color="auto" w:fill="FFFFFF"/>
        </w:rPr>
        <w:t>50</w:t>
      </w:r>
      <w:r w:rsidRPr="002D1AC9">
        <w:rPr>
          <w:rFonts w:cs="Times New Roman"/>
          <w:shd w:val="clear" w:color="auto" w:fill="FFFFFF"/>
        </w:rPr>
        <w:t>(2), 634-671.</w:t>
      </w:r>
    </w:p>
    <w:p w14:paraId="1CDAEE4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Qin, X., Wei, Y. D., Yu, Z., &amp; Xiong, N. (2022). Urbanization, suburbanization, and population redistribution in urban China: A case study of Nanjing. </w:t>
      </w:r>
      <w:r w:rsidRPr="002D1AC9">
        <w:rPr>
          <w:rFonts w:cs="Times New Roman"/>
          <w:i/>
          <w:iCs/>
          <w:shd w:val="clear" w:color="auto" w:fill="FFFFFF"/>
        </w:rPr>
        <w:t>Journal of Urban Planning and Development</w:t>
      </w:r>
      <w:r w:rsidRPr="002D1AC9">
        <w:rPr>
          <w:rFonts w:cs="Times New Roman"/>
          <w:shd w:val="clear" w:color="auto" w:fill="FFFFFF"/>
        </w:rPr>
        <w:t>, </w:t>
      </w:r>
      <w:r w:rsidRPr="002D1AC9">
        <w:rPr>
          <w:rFonts w:cs="Times New Roman"/>
          <w:i/>
          <w:iCs/>
          <w:shd w:val="clear" w:color="auto" w:fill="FFFFFF"/>
        </w:rPr>
        <w:t>148</w:t>
      </w:r>
      <w:r w:rsidRPr="002D1AC9">
        <w:rPr>
          <w:rFonts w:cs="Times New Roman"/>
          <w:shd w:val="clear" w:color="auto" w:fill="FFFFFF"/>
        </w:rPr>
        <w:t>(4), 05022034.</w:t>
      </w:r>
    </w:p>
    <w:p w14:paraId="15F327D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Reardon, L. C. (1998). Learning How to Open the Door: A Reassessment of China's “Opening” Strategy. </w:t>
      </w:r>
      <w:r w:rsidRPr="002D1AC9">
        <w:rPr>
          <w:rFonts w:cs="Times New Roman"/>
          <w:i/>
          <w:iCs/>
          <w:shd w:val="clear" w:color="auto" w:fill="FFFFFF"/>
        </w:rPr>
        <w:t>The China Quarterly, 155</w:t>
      </w:r>
      <w:r w:rsidRPr="002D1AC9">
        <w:rPr>
          <w:rFonts w:cs="Times New Roman"/>
          <w:shd w:val="clear" w:color="auto" w:fill="FFFFFF"/>
        </w:rPr>
        <w:t>, 479-511.</w:t>
      </w:r>
    </w:p>
    <w:p w14:paraId="2C4BBF4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Sandow, E., Westerlund, O., &amp; Lindgren, U. (2014). Is your commute killing you? On the mortality risks of long-distance commuting. </w:t>
      </w:r>
      <w:r w:rsidRPr="002D1AC9">
        <w:rPr>
          <w:rFonts w:cs="Times New Roman"/>
          <w:i/>
          <w:iCs/>
          <w:shd w:val="clear" w:color="auto" w:fill="FFFFFF"/>
        </w:rPr>
        <w:t>Environment and planning A, 46</w:t>
      </w:r>
      <w:r w:rsidRPr="002D1AC9">
        <w:rPr>
          <w:rFonts w:cs="Times New Roman"/>
          <w:shd w:val="clear" w:color="auto" w:fill="FFFFFF"/>
        </w:rPr>
        <w:t>(6), 1496-1516.</w:t>
      </w:r>
    </w:p>
    <w:p w14:paraId="70F65A7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Shen, Q. (2000). Spatial and social dimensions of commuting. </w:t>
      </w:r>
      <w:r w:rsidRPr="002D1AC9">
        <w:rPr>
          <w:rFonts w:cs="Times New Roman"/>
          <w:i/>
          <w:iCs/>
          <w:shd w:val="clear" w:color="auto" w:fill="FFFFFF"/>
        </w:rPr>
        <w:t>Journal of the American Planning Association</w:t>
      </w:r>
      <w:r w:rsidRPr="002D1AC9">
        <w:rPr>
          <w:rFonts w:cs="Times New Roman"/>
          <w:shd w:val="clear" w:color="auto" w:fill="FFFFFF"/>
        </w:rPr>
        <w:t>, </w:t>
      </w:r>
      <w:r w:rsidRPr="002D1AC9">
        <w:rPr>
          <w:rFonts w:cs="Times New Roman"/>
          <w:i/>
          <w:iCs/>
          <w:shd w:val="clear" w:color="auto" w:fill="FFFFFF"/>
        </w:rPr>
        <w:t>66</w:t>
      </w:r>
      <w:r w:rsidRPr="002D1AC9">
        <w:rPr>
          <w:rFonts w:cs="Times New Roman"/>
          <w:shd w:val="clear" w:color="auto" w:fill="FFFFFF"/>
        </w:rPr>
        <w:t>(1), 68-82.</w:t>
      </w:r>
    </w:p>
    <w:p w14:paraId="35F9663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Shen, J., &amp; Xiao, Y. (2020). Emerging divided cities in China: Socioeconomic segregation in Shanghai, 2000–2010. </w:t>
      </w:r>
      <w:r w:rsidRPr="002D1AC9">
        <w:rPr>
          <w:rFonts w:cs="Times New Roman"/>
          <w:i/>
          <w:iCs/>
          <w:shd w:val="clear" w:color="auto" w:fill="FFFFFF"/>
        </w:rPr>
        <w:t>Urban Studies</w:t>
      </w:r>
      <w:r w:rsidRPr="002D1AC9">
        <w:rPr>
          <w:rFonts w:cs="Times New Roman"/>
          <w:shd w:val="clear" w:color="auto" w:fill="FFFFFF"/>
        </w:rPr>
        <w:t>, 57(6), 1338-1356.</w:t>
      </w:r>
    </w:p>
    <w:p w14:paraId="3BD4184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Shitova, Y. Y. (2024). The impact of long-distance travel to work on the health of commuting labour migrants: a literature review. </w:t>
      </w:r>
      <w:r w:rsidRPr="002D1AC9">
        <w:rPr>
          <w:rFonts w:cs="Times New Roman"/>
          <w:i/>
          <w:iCs/>
          <w:shd w:val="clear" w:color="auto" w:fill="FFFFFF"/>
        </w:rPr>
        <w:t>Population and Economics, 8</w:t>
      </w:r>
      <w:r w:rsidRPr="002D1AC9">
        <w:rPr>
          <w:rFonts w:cs="Times New Roman"/>
          <w:shd w:val="clear" w:color="auto" w:fill="FFFFFF"/>
        </w:rPr>
        <w:t>(1), 37-51.</w:t>
      </w:r>
    </w:p>
    <w:p w14:paraId="52B4987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Tao, Sui, et al. (2023). Examining the non-linear effects of transit accessibility on daily trip duration: A focus on the low-income population. </w:t>
      </w:r>
      <w:r w:rsidRPr="002D1AC9">
        <w:rPr>
          <w:rFonts w:cs="Times New Roman"/>
          <w:i/>
          <w:iCs/>
          <w:shd w:val="clear" w:color="auto" w:fill="FFFFFF"/>
        </w:rPr>
        <w:t>Journal of Transport Geography</w:t>
      </w:r>
      <w:r w:rsidRPr="002D1AC9">
        <w:rPr>
          <w:rFonts w:cs="Times New Roman"/>
          <w:shd w:val="clear" w:color="auto" w:fill="FFFFFF"/>
        </w:rPr>
        <w:t> 109: 103600.</w:t>
      </w:r>
    </w:p>
    <w:p w14:paraId="7549CEF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Tang, J., Zhang, S., &amp; Zhang, M. (2024). The impact of perceived income level on commuting time: Evidence from Shanghai, China. </w:t>
      </w:r>
      <w:r w:rsidRPr="002D1AC9">
        <w:rPr>
          <w:rFonts w:cs="Times New Roman"/>
          <w:i/>
          <w:iCs/>
          <w:shd w:val="clear" w:color="auto" w:fill="FFFFFF"/>
        </w:rPr>
        <w:t>Travel Behaviour and Society</w:t>
      </w:r>
      <w:r w:rsidRPr="002D1AC9">
        <w:rPr>
          <w:rFonts w:cs="Times New Roman"/>
          <w:shd w:val="clear" w:color="auto" w:fill="FFFFFF"/>
        </w:rPr>
        <w:t>, </w:t>
      </w:r>
      <w:r w:rsidRPr="002D1AC9">
        <w:rPr>
          <w:rFonts w:cs="Times New Roman"/>
          <w:i/>
          <w:iCs/>
          <w:shd w:val="clear" w:color="auto" w:fill="FFFFFF"/>
        </w:rPr>
        <w:t>37</w:t>
      </w:r>
      <w:r w:rsidRPr="002D1AC9">
        <w:rPr>
          <w:rFonts w:cs="Times New Roman"/>
          <w:shd w:val="clear" w:color="auto" w:fill="FFFFFF"/>
        </w:rPr>
        <w:t>, 100862.</w:t>
      </w:r>
    </w:p>
    <w:p w14:paraId="2B94D8DB"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Tong Z, An R, Zhang Z, Liu Y, Luo M. (2022). Exploring non-linear and spatially non-stationary relationships between commuting burden and built environment correlates. </w:t>
      </w:r>
      <w:r w:rsidRPr="002D1AC9">
        <w:rPr>
          <w:rFonts w:cs="Times New Roman"/>
          <w:i/>
          <w:iCs/>
          <w:shd w:val="clear" w:color="auto" w:fill="FFFFFF"/>
        </w:rPr>
        <w:t>Journal of Transport Geography</w:t>
      </w:r>
      <w:r w:rsidRPr="002D1AC9">
        <w:rPr>
          <w:rFonts w:cs="Times New Roman"/>
          <w:shd w:val="clear" w:color="auto" w:fill="FFFFFF"/>
        </w:rPr>
        <w:t>, 104: 103413.</w:t>
      </w:r>
    </w:p>
    <w:p w14:paraId="08501338"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Wang J, Zhou C, Rong J, Liu S, Wang Y. (2022). Community-detection-based spatial range identification for assessing bilateral jobs-housing balance: The case of Beijing. </w:t>
      </w:r>
      <w:r w:rsidRPr="002D1AC9">
        <w:rPr>
          <w:rFonts w:cs="Times New Roman"/>
          <w:i/>
          <w:iCs/>
          <w:shd w:val="clear" w:color="auto" w:fill="FFFFFF"/>
        </w:rPr>
        <w:t>Sustainable Cities and Society</w:t>
      </w:r>
      <w:r w:rsidRPr="002D1AC9">
        <w:rPr>
          <w:rFonts w:cs="Times New Roman"/>
          <w:shd w:val="clear" w:color="auto" w:fill="FFFFFF"/>
        </w:rPr>
        <w:t>, 87: 104179.</w:t>
      </w:r>
    </w:p>
    <w:p w14:paraId="02FDEDAA"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Wang, J., Sun, Z., Cao, J., Liu, K., &amp; Wang, D. (2025). Counterproductive development: New towns may produce and attract more long-distance commuting.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147</w:t>
      </w:r>
      <w:r w:rsidRPr="002D1AC9">
        <w:rPr>
          <w:rFonts w:cs="Times New Roman"/>
          <w:shd w:val="clear" w:color="auto" w:fill="FFFFFF"/>
        </w:rPr>
        <w:t>, 104958.</w:t>
      </w:r>
    </w:p>
    <w:p w14:paraId="62934D93"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Wei, Y. D., Xiao, W., &amp; Wu, Y. (2024). Centring or suburbanization? Changing locations of producer services in Shanghai. </w:t>
      </w:r>
      <w:r w:rsidRPr="002D1AC9">
        <w:rPr>
          <w:rFonts w:cs="Times New Roman"/>
          <w:i/>
          <w:iCs/>
          <w:shd w:val="clear" w:color="auto" w:fill="FFFFFF"/>
        </w:rPr>
        <w:t>Environment and Planning A: Economy and Space</w:t>
      </w:r>
      <w:r w:rsidRPr="002D1AC9">
        <w:rPr>
          <w:rFonts w:cs="Times New Roman"/>
          <w:shd w:val="clear" w:color="auto" w:fill="FFFFFF"/>
        </w:rPr>
        <w:t>, </w:t>
      </w:r>
      <w:r w:rsidRPr="002D1AC9">
        <w:rPr>
          <w:rFonts w:cs="Times New Roman"/>
          <w:i/>
          <w:iCs/>
          <w:shd w:val="clear" w:color="auto" w:fill="FFFFFF"/>
        </w:rPr>
        <w:t>56</w:t>
      </w:r>
      <w:r w:rsidRPr="002D1AC9">
        <w:rPr>
          <w:rFonts w:cs="Times New Roman"/>
          <w:shd w:val="clear" w:color="auto" w:fill="FFFFFF"/>
        </w:rPr>
        <w:t>(5), 1482-1502.</w:t>
      </w:r>
    </w:p>
    <w:p w14:paraId="4813F0C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Wei, Y. D., Xiao, W., &amp; Wu, Y. (2025). Polycentric Urban Development in China: Dimensions, Effects, and Policies. </w:t>
      </w:r>
      <w:r w:rsidRPr="002D1AC9">
        <w:rPr>
          <w:rFonts w:cs="Times New Roman"/>
          <w:i/>
          <w:iCs/>
          <w:shd w:val="clear" w:color="auto" w:fill="FFFFFF"/>
        </w:rPr>
        <w:t>Chinese Geographical Science</w:t>
      </w:r>
      <w:r w:rsidRPr="002D1AC9">
        <w:rPr>
          <w:rFonts w:cs="Times New Roman"/>
          <w:shd w:val="clear" w:color="auto" w:fill="FFFFFF"/>
        </w:rPr>
        <w:t>, 1-15.</w:t>
      </w:r>
    </w:p>
    <w:p w14:paraId="40099E4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Wan, N. (2021). Modeling job accessibility using online map data: An extended two-step floating catchment area method with multiple travel modes.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103065.</w:t>
      </w:r>
    </w:p>
    <w:p w14:paraId="4C09A6F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Li, H. (2021). Spatial inequality of job accessibility in Shanghai: A geographical skills mismatch perspective. </w:t>
      </w:r>
      <w:r w:rsidRPr="002D1AC9">
        <w:rPr>
          <w:rFonts w:cs="Times New Roman"/>
          <w:i/>
          <w:iCs/>
          <w:shd w:val="clear" w:color="auto" w:fill="FFFFFF"/>
        </w:rPr>
        <w:t>Habitat international</w:t>
      </w:r>
      <w:r w:rsidRPr="002D1AC9">
        <w:rPr>
          <w:rFonts w:cs="Times New Roman"/>
          <w:shd w:val="clear" w:color="auto" w:fill="FFFFFF"/>
        </w:rPr>
        <w:t>, </w:t>
      </w:r>
      <w:r w:rsidRPr="002D1AC9">
        <w:rPr>
          <w:rFonts w:cs="Times New Roman"/>
          <w:i/>
          <w:iCs/>
          <w:shd w:val="clear" w:color="auto" w:fill="FFFFFF"/>
        </w:rPr>
        <w:t>115</w:t>
      </w:r>
      <w:r w:rsidRPr="002D1AC9">
        <w:rPr>
          <w:rFonts w:cs="Times New Roman"/>
          <w:shd w:val="clear" w:color="auto" w:fill="FFFFFF"/>
        </w:rPr>
        <w:t>, 102401.</w:t>
      </w:r>
    </w:p>
    <w:p w14:paraId="29563847"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Xiao, W., Wei, Y. D., &amp; Chen, W. (2023). Skills mismatch, jobs-housing relationship and urban commuting. </w:t>
      </w:r>
      <w:r w:rsidRPr="002D1AC9">
        <w:rPr>
          <w:rFonts w:cs="Times New Roman"/>
          <w:i/>
          <w:iCs/>
          <w:shd w:val="clear" w:color="auto" w:fill="FFFFFF"/>
        </w:rPr>
        <w:t>Travel Behaviour and Society</w:t>
      </w:r>
      <w:r w:rsidRPr="002D1AC9">
        <w:rPr>
          <w:rFonts w:cs="Times New Roman"/>
          <w:shd w:val="clear" w:color="auto" w:fill="FFFFFF"/>
        </w:rPr>
        <w:t>, </w:t>
      </w:r>
      <w:r w:rsidRPr="002D1AC9">
        <w:rPr>
          <w:rFonts w:cs="Times New Roman"/>
          <w:i/>
          <w:iCs/>
          <w:shd w:val="clear" w:color="auto" w:fill="FFFFFF"/>
        </w:rPr>
        <w:t>33</w:t>
      </w:r>
      <w:r w:rsidRPr="002D1AC9">
        <w:rPr>
          <w:rFonts w:cs="Times New Roman"/>
          <w:shd w:val="clear" w:color="auto" w:fill="FFFFFF"/>
        </w:rPr>
        <w:t>, 100610.</w:t>
      </w:r>
    </w:p>
    <w:p w14:paraId="6BB9D5A1"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lastRenderedPageBreak/>
        <w:t>Xiao, W., Li, H., Yuan, F., &amp; Chen, W. (2024). The 2-month lockdown and commuting behavior transformation in Shanghai: A phone signal data-based analysis. </w:t>
      </w:r>
      <w:r w:rsidRPr="002D1AC9">
        <w:rPr>
          <w:rFonts w:cs="Times New Roman"/>
          <w:i/>
          <w:iCs/>
          <w:shd w:val="clear" w:color="auto" w:fill="FFFFFF"/>
        </w:rPr>
        <w:t>Transport Policy</w:t>
      </w:r>
      <w:r w:rsidRPr="002D1AC9">
        <w:rPr>
          <w:rFonts w:cs="Times New Roman"/>
          <w:shd w:val="clear" w:color="auto" w:fill="FFFFFF"/>
        </w:rPr>
        <w:t>, </w:t>
      </w:r>
      <w:r w:rsidRPr="002D1AC9">
        <w:rPr>
          <w:rFonts w:cs="Times New Roman"/>
          <w:i/>
          <w:iCs/>
          <w:shd w:val="clear" w:color="auto" w:fill="FFFFFF"/>
        </w:rPr>
        <w:t>150</w:t>
      </w:r>
      <w:r w:rsidRPr="002D1AC9">
        <w:rPr>
          <w:rFonts w:cs="Times New Roman"/>
          <w:shd w:val="clear" w:color="auto" w:fill="FFFFFF"/>
        </w:rPr>
        <w:t>, 149-161.</w:t>
      </w:r>
    </w:p>
    <w:p w14:paraId="5345798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Yang, W., &amp; Chang, J. S. (2025). A quasi-experimental study of light rail transit on jobs-housing balance by regional typology: A case study of South Korea.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124</w:t>
      </w:r>
      <w:r w:rsidRPr="002D1AC9">
        <w:rPr>
          <w:rFonts w:cs="Times New Roman"/>
          <w:shd w:val="clear" w:color="auto" w:fill="FFFFFF"/>
        </w:rPr>
        <w:t>, 104173.</w:t>
      </w:r>
    </w:p>
    <w:p w14:paraId="2B53E338"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Yue, L., O'Kelly, M. E., &amp; Wu, R. (2022). An empirical study of commuting efficiency between different educational categories of workers in Shanghai. </w:t>
      </w:r>
      <w:r w:rsidRPr="002D1AC9">
        <w:rPr>
          <w:rFonts w:cs="Times New Roman"/>
          <w:i/>
          <w:iCs/>
          <w:shd w:val="clear" w:color="auto" w:fill="FFFFFF"/>
        </w:rPr>
        <w:t>Geographical Analysis</w:t>
      </w:r>
      <w:r w:rsidRPr="002D1AC9">
        <w:rPr>
          <w:rFonts w:cs="Times New Roman"/>
          <w:shd w:val="clear" w:color="auto" w:fill="FFFFFF"/>
        </w:rPr>
        <w:t>, </w:t>
      </w:r>
      <w:r w:rsidRPr="002D1AC9">
        <w:rPr>
          <w:rFonts w:cs="Times New Roman"/>
          <w:i/>
          <w:iCs/>
          <w:shd w:val="clear" w:color="auto" w:fill="FFFFFF"/>
        </w:rPr>
        <w:t>54</w:t>
      </w:r>
      <w:r w:rsidRPr="002D1AC9">
        <w:rPr>
          <w:rFonts w:cs="Times New Roman"/>
          <w:shd w:val="clear" w:color="auto" w:fill="FFFFFF"/>
        </w:rPr>
        <w:t>(4), 820-838.</w:t>
      </w:r>
    </w:p>
    <w:p w14:paraId="4C40B781" w14:textId="77777777" w:rsidR="000F7F57" w:rsidRPr="002D1AC9" w:rsidRDefault="0018557B">
      <w:pPr>
        <w:keepLines/>
        <w:widowControl/>
        <w:spacing w:after="60" w:line="276" w:lineRule="auto"/>
        <w:ind w:left="480" w:hanging="480"/>
        <w:jc w:val="left"/>
      </w:pPr>
      <w:r w:rsidRPr="002D1AC9">
        <w:rPr>
          <w:rFonts w:cs="Times New Roman"/>
          <w:shd w:val="clear" w:color="auto" w:fill="FFFFFF"/>
        </w:rPr>
        <w:t>Zhang, J., Tan, S., Peng, C., Xu, X., Wang, M., Lu, W., ... &amp; Yu, H. (2023). Heterogeneous changes in mobility in response to the SARS-CoV-2 Omicron BA. 2 outbreak in Shanghai. </w:t>
      </w:r>
      <w:r w:rsidRPr="002D1AC9">
        <w:rPr>
          <w:rFonts w:cs="Times New Roman"/>
          <w:i/>
          <w:iCs/>
          <w:shd w:val="clear" w:color="auto" w:fill="FFFFFF"/>
        </w:rPr>
        <w:t>Proceedings of the National Academy of Sciences</w:t>
      </w:r>
      <w:r w:rsidRPr="002D1AC9">
        <w:rPr>
          <w:rFonts w:cs="Times New Roman"/>
          <w:shd w:val="clear" w:color="auto" w:fill="FFFFFF"/>
        </w:rPr>
        <w:t>, </w:t>
      </w:r>
      <w:r w:rsidRPr="002D1AC9">
        <w:rPr>
          <w:rFonts w:cs="Times New Roman"/>
          <w:i/>
          <w:iCs/>
          <w:shd w:val="clear" w:color="auto" w:fill="FFFFFF"/>
        </w:rPr>
        <w:t>120</w:t>
      </w:r>
      <w:r w:rsidRPr="002D1AC9">
        <w:rPr>
          <w:rFonts w:cs="Times New Roman"/>
          <w:shd w:val="clear" w:color="auto" w:fill="FFFFFF"/>
        </w:rPr>
        <w:t>(42), e2306710120.</w:t>
      </w:r>
      <w:r w:rsidRPr="002D1AC9">
        <w:rPr>
          <w:rFonts w:hint="eastAsia"/>
        </w:rPr>
        <w:t xml:space="preserve"> </w:t>
      </w:r>
    </w:p>
    <w:p w14:paraId="69CCB9B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hint="eastAsia"/>
          <w:shd w:val="clear" w:color="auto" w:fill="FFFFFF"/>
        </w:rPr>
        <w:t xml:space="preserve">Zhang, Y., Zhang, Y., &amp; Zhou, J. (2021). A novel excess commuting framework: Considering commuting efficiency and equity simultaneously. </w:t>
      </w:r>
      <w:r w:rsidRPr="002D1AC9">
        <w:rPr>
          <w:rFonts w:cs="Times New Roman"/>
          <w:i/>
          <w:iCs/>
          <w:shd w:val="clear" w:color="auto" w:fill="FFFFFF"/>
        </w:rPr>
        <w:t>Environment and Planning B-Urban Analytics and City Science</w:t>
      </w:r>
      <w:r w:rsidRPr="002D1AC9">
        <w:rPr>
          <w:rFonts w:cs="Times New Roman" w:hint="eastAsia"/>
          <w:shd w:val="clear" w:color="auto" w:fill="FFFFFF"/>
        </w:rPr>
        <w:t xml:space="preserve">, </w:t>
      </w:r>
      <w:r w:rsidRPr="002D1AC9">
        <w:rPr>
          <w:rFonts w:cs="Times New Roman"/>
          <w:i/>
          <w:iCs/>
          <w:shd w:val="clear" w:color="auto" w:fill="FFFFFF"/>
        </w:rPr>
        <w:t>48</w:t>
      </w:r>
      <w:r w:rsidRPr="002D1AC9">
        <w:rPr>
          <w:rFonts w:cs="Times New Roman" w:hint="eastAsia"/>
          <w:shd w:val="clear" w:color="auto" w:fill="FFFFFF"/>
        </w:rPr>
        <w:t xml:space="preserve">(1), 151-168. </w:t>
      </w:r>
    </w:p>
    <w:p w14:paraId="6DFE5462"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Zhao P, Cao Y. (2020). Commuting inequity and its determinants in Shanghai: New findings from big-data analytics. </w:t>
      </w:r>
      <w:r w:rsidRPr="002D1AC9">
        <w:rPr>
          <w:rFonts w:cs="Times New Roman"/>
          <w:i/>
          <w:iCs/>
          <w:shd w:val="clear" w:color="auto" w:fill="FFFFFF"/>
        </w:rPr>
        <w:t>Transport policy</w:t>
      </w:r>
      <w:r w:rsidRPr="002D1AC9">
        <w:rPr>
          <w:rFonts w:cs="Times New Roman"/>
          <w:shd w:val="clear" w:color="auto" w:fill="FFFFFF"/>
        </w:rPr>
        <w:t>, 92: 20-37.</w:t>
      </w:r>
    </w:p>
    <w:p w14:paraId="50F833CE"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Zhao, P., Wang, H., Liu, Q. </w:t>
      </w:r>
      <w:r w:rsidRPr="002D1AC9">
        <w:rPr>
          <w:rFonts w:cs="Times New Roman"/>
          <w:i/>
          <w:iCs/>
          <w:shd w:val="clear" w:color="auto" w:fill="FFFFFF"/>
        </w:rPr>
        <w:t>et al.</w:t>
      </w:r>
      <w:r w:rsidRPr="002D1AC9">
        <w:rPr>
          <w:rFonts w:cs="Times New Roman"/>
          <w:shd w:val="clear" w:color="auto" w:fill="FFFFFF"/>
        </w:rPr>
        <w:t> (2024). Unravelling the spatial directionality of urban mobility. </w:t>
      </w:r>
      <w:r w:rsidRPr="002D1AC9">
        <w:rPr>
          <w:rFonts w:cs="Times New Roman"/>
          <w:i/>
          <w:iCs/>
          <w:shd w:val="clear" w:color="auto" w:fill="FFFFFF"/>
        </w:rPr>
        <w:t>Nature Communication,</w:t>
      </w:r>
      <w:r w:rsidRPr="002D1AC9">
        <w:rPr>
          <w:rFonts w:cs="Times New Roman"/>
          <w:shd w:val="clear" w:color="auto" w:fill="FFFFFF"/>
        </w:rPr>
        <w:t> </w:t>
      </w:r>
      <w:r w:rsidRPr="002D1AC9">
        <w:rPr>
          <w:rFonts w:cs="Times New Roman"/>
          <w:bCs/>
          <w:shd w:val="clear" w:color="auto" w:fill="FFFFFF"/>
        </w:rPr>
        <w:t>15</w:t>
      </w:r>
      <w:r w:rsidRPr="002D1AC9">
        <w:rPr>
          <w:rFonts w:cs="Times New Roman"/>
          <w:shd w:val="clear" w:color="auto" w:fill="FFFFFF"/>
        </w:rPr>
        <w:t xml:space="preserve">, 4507. </w:t>
      </w:r>
    </w:p>
    <w:p w14:paraId="5CE8379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Zheng, Z., Zhou, S., &amp; Deng, X. (2021). Exploring both home-based and work-based jobs-housing balance by distance decay effect. </w:t>
      </w:r>
      <w:r w:rsidRPr="002D1AC9">
        <w:rPr>
          <w:rFonts w:cs="Times New Roman"/>
          <w:i/>
          <w:iCs/>
          <w:shd w:val="clear" w:color="auto" w:fill="FFFFFF"/>
        </w:rPr>
        <w:t>Journal of Transport Geography</w:t>
      </w:r>
      <w:r w:rsidRPr="002D1AC9">
        <w:rPr>
          <w:rFonts w:cs="Times New Roman"/>
          <w:shd w:val="clear" w:color="auto" w:fill="FFFFFF"/>
        </w:rPr>
        <w:t>, </w:t>
      </w:r>
      <w:r w:rsidRPr="002D1AC9">
        <w:rPr>
          <w:rFonts w:cs="Times New Roman"/>
          <w:i/>
          <w:iCs/>
          <w:shd w:val="clear" w:color="auto" w:fill="FFFFFF"/>
        </w:rPr>
        <w:t>93</w:t>
      </w:r>
      <w:r w:rsidRPr="002D1AC9">
        <w:rPr>
          <w:rFonts w:cs="Times New Roman"/>
          <w:shd w:val="clear" w:color="auto" w:fill="FFFFFF"/>
        </w:rPr>
        <w:t>, 103043.</w:t>
      </w:r>
    </w:p>
    <w:p w14:paraId="53A92F7C"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Zhou, L., Xiao, W., Li, H., Wang, C., Wang, X., &amp; Zheng, Z. (2024). Identify social and job disparities in the relationship between job‐housing balance and urban commuting using Baidu trajectory big data. </w:t>
      </w:r>
      <w:r w:rsidRPr="002D1AC9">
        <w:rPr>
          <w:rFonts w:cs="Times New Roman"/>
          <w:i/>
          <w:iCs/>
          <w:shd w:val="clear" w:color="auto" w:fill="FFFFFF"/>
        </w:rPr>
        <w:t>Transactions in GIS</w:t>
      </w:r>
      <w:r w:rsidRPr="002D1AC9">
        <w:rPr>
          <w:rFonts w:cs="Times New Roman"/>
          <w:shd w:val="clear" w:color="auto" w:fill="FFFFFF"/>
        </w:rPr>
        <w:t>, </w:t>
      </w:r>
      <w:r w:rsidRPr="002D1AC9">
        <w:rPr>
          <w:rFonts w:cs="Times New Roman"/>
          <w:i/>
          <w:iCs/>
          <w:shd w:val="clear" w:color="auto" w:fill="FFFFFF"/>
        </w:rPr>
        <w:t>28</w:t>
      </w:r>
      <w:r w:rsidRPr="002D1AC9">
        <w:rPr>
          <w:rFonts w:cs="Times New Roman"/>
          <w:shd w:val="clear" w:color="auto" w:fill="FFFFFF"/>
        </w:rPr>
        <w:t>(2), 258-277.</w:t>
      </w:r>
    </w:p>
    <w:p w14:paraId="1C8F988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Zhou X, Sun C, Niu X, Shi C. (2022). The modifiable areal unit problem in the relationship between jobs–housing balance and commuting distance through big and traditional data. </w:t>
      </w:r>
      <w:r w:rsidRPr="002D1AC9">
        <w:rPr>
          <w:rFonts w:cs="Times New Roman"/>
          <w:i/>
          <w:iCs/>
          <w:shd w:val="clear" w:color="auto" w:fill="FFFFFF"/>
        </w:rPr>
        <w:t>Travel Behaviour and Society</w:t>
      </w:r>
      <w:r w:rsidRPr="002D1AC9">
        <w:rPr>
          <w:rFonts w:cs="Times New Roman"/>
          <w:shd w:val="clear" w:color="auto" w:fill="FFFFFF"/>
        </w:rPr>
        <w:t>, 26: 270-278.</w:t>
      </w:r>
    </w:p>
    <w:p w14:paraId="4BDACC14"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 xml:space="preserve">Zhou, X., Yeh, A. G. O., Yue, Y. &amp; Li, W. (2022). Residential-employment mixed use and jobs-housing balance: A case study of Shenzhen, China. </w:t>
      </w:r>
      <w:r w:rsidRPr="002D1AC9">
        <w:rPr>
          <w:rFonts w:cs="Times New Roman"/>
          <w:i/>
          <w:shd w:val="clear" w:color="auto" w:fill="FFFFFF"/>
        </w:rPr>
        <w:t>Land Use Policy</w:t>
      </w:r>
      <w:r w:rsidRPr="002D1AC9">
        <w:rPr>
          <w:rFonts w:cs="Times New Roman"/>
          <w:shd w:val="clear" w:color="auto" w:fill="FFFFFF"/>
        </w:rPr>
        <w:t xml:space="preserve">, </w:t>
      </w:r>
      <w:r w:rsidRPr="002D1AC9">
        <w:rPr>
          <w:rFonts w:cs="Times New Roman"/>
          <w:i/>
          <w:iCs/>
          <w:shd w:val="clear" w:color="auto" w:fill="FFFFFF"/>
        </w:rPr>
        <w:t>119</w:t>
      </w:r>
      <w:r w:rsidRPr="002D1AC9">
        <w:rPr>
          <w:rFonts w:cs="Times New Roman"/>
          <w:shd w:val="clear" w:color="auto" w:fill="FFFFFF"/>
        </w:rPr>
        <w:t>, 106201.</w:t>
      </w:r>
    </w:p>
    <w:p w14:paraId="23D40A1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Z., Li, Z., Liu, Y., Chen, H., &amp; Zeng, J. (2017). The impact of urban characteristics and residents’ income on commuting in China. </w:t>
      </w:r>
      <w:r w:rsidRPr="002D1AC9">
        <w:rPr>
          <w:rFonts w:cs="Times New Roman"/>
          <w:i/>
          <w:iCs/>
          <w:shd w:val="clear" w:color="auto" w:fill="FFFFFF"/>
        </w:rPr>
        <w:t>Transportation research part D: transport and environment</w:t>
      </w:r>
      <w:r w:rsidRPr="002D1AC9">
        <w:rPr>
          <w:rFonts w:cs="Times New Roman"/>
          <w:shd w:val="clear" w:color="auto" w:fill="FFFFFF"/>
        </w:rPr>
        <w:t>, </w:t>
      </w:r>
      <w:r w:rsidRPr="002D1AC9">
        <w:rPr>
          <w:rFonts w:cs="Times New Roman"/>
          <w:i/>
          <w:iCs/>
          <w:shd w:val="clear" w:color="auto" w:fill="FFFFFF"/>
        </w:rPr>
        <w:t>57</w:t>
      </w:r>
      <w:r w:rsidRPr="002D1AC9">
        <w:rPr>
          <w:rFonts w:cs="Times New Roman"/>
          <w:shd w:val="clear" w:color="auto" w:fill="FFFFFF"/>
        </w:rPr>
        <w:t>, 474-483.</w:t>
      </w:r>
    </w:p>
    <w:p w14:paraId="1893BA46"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Y., &amp; Liu, S. (2025). Linking Housing Prices and Innovation: The Role of Commuting Distance. </w:t>
      </w:r>
      <w:r w:rsidRPr="002D1AC9">
        <w:rPr>
          <w:rFonts w:cs="Times New Roman"/>
          <w:i/>
          <w:iCs/>
          <w:shd w:val="clear" w:color="auto" w:fill="FFFFFF"/>
        </w:rPr>
        <w:t>Applied Spatial Analysis and Policy</w:t>
      </w:r>
      <w:r w:rsidRPr="002D1AC9">
        <w:rPr>
          <w:rFonts w:cs="Times New Roman"/>
          <w:shd w:val="clear" w:color="auto" w:fill="FFFFFF"/>
        </w:rPr>
        <w:t>, </w:t>
      </w:r>
      <w:r w:rsidRPr="002D1AC9">
        <w:rPr>
          <w:rFonts w:cs="Times New Roman"/>
          <w:i/>
          <w:iCs/>
          <w:shd w:val="clear" w:color="auto" w:fill="FFFFFF"/>
        </w:rPr>
        <w:t>18</w:t>
      </w:r>
      <w:r w:rsidRPr="002D1AC9">
        <w:rPr>
          <w:rFonts w:cs="Times New Roman"/>
          <w:shd w:val="clear" w:color="auto" w:fill="FFFFFF"/>
        </w:rPr>
        <w:t>(1), 26.</w:t>
      </w:r>
    </w:p>
    <w:p w14:paraId="765DBF75" w14:textId="77777777" w:rsidR="000F7F57" w:rsidRPr="002D1AC9" w:rsidRDefault="0018557B">
      <w:pPr>
        <w:keepLines/>
        <w:widowControl/>
        <w:spacing w:after="60" w:line="276" w:lineRule="auto"/>
        <w:ind w:left="480" w:hanging="480"/>
        <w:jc w:val="left"/>
        <w:rPr>
          <w:rFonts w:cs="Times New Roman"/>
          <w:shd w:val="clear" w:color="auto" w:fill="FFFFFF"/>
        </w:rPr>
      </w:pPr>
      <w:r w:rsidRPr="002D1AC9">
        <w:rPr>
          <w:rFonts w:cs="Times New Roman"/>
          <w:shd w:val="clear" w:color="auto" w:fill="FFFFFF"/>
        </w:rPr>
        <w:t>Zhu, Y., &amp; Wang, D. (2022). Growing threat to urban retail? Residential suburbanization and shopping behavior change in Shanghai, China. </w:t>
      </w:r>
      <w:r w:rsidRPr="002D1AC9">
        <w:rPr>
          <w:rFonts w:cs="Times New Roman"/>
          <w:i/>
          <w:iCs/>
          <w:shd w:val="clear" w:color="auto" w:fill="FFFFFF"/>
        </w:rPr>
        <w:t>Cities, 131</w:t>
      </w:r>
      <w:r w:rsidRPr="002D1AC9">
        <w:rPr>
          <w:rFonts w:cs="Times New Roman"/>
          <w:shd w:val="clear" w:color="auto" w:fill="FFFFFF"/>
        </w:rPr>
        <w:t>, 104029.</w:t>
      </w:r>
    </w:p>
    <w:sectPr w:rsidR="000F7F57" w:rsidRPr="002D1AC9">
      <w:footerReference w:type="default" r:id="rId32"/>
      <w:pgSz w:w="11906" w:h="16838"/>
      <w:pgMar w:top="1440" w:right="1440" w:bottom="1440" w:left="1440" w:header="720" w:footer="72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8993D" w14:textId="77777777" w:rsidR="00705AD3" w:rsidRDefault="00705AD3">
      <w:r>
        <w:separator/>
      </w:r>
    </w:p>
  </w:endnote>
  <w:endnote w:type="continuationSeparator" w:id="0">
    <w:p w14:paraId="325E71B0" w14:textId="77777777" w:rsidR="00705AD3" w:rsidRDefault="00705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haris SIL">
    <w:altName w:val="Malgun Gothic Semilight"/>
    <w:panose1 w:val="020B0604020202020204"/>
    <w:charset w:val="86"/>
    <w:family w:val="swiss"/>
    <w:notTrueType/>
    <w:pitch w:val="default"/>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207562"/>
    </w:sdtPr>
    <w:sdtContent>
      <w:p w14:paraId="186C68F8" w14:textId="77777777" w:rsidR="000F7F57" w:rsidRDefault="0018557B">
        <w:pPr>
          <w:pStyle w:val="Footer"/>
          <w:jc w:val="center"/>
        </w:pPr>
        <w:r>
          <w:fldChar w:fldCharType="begin"/>
        </w:r>
        <w:r>
          <w:instrText>PAGE   \* MERGEFORMAT</w:instrText>
        </w:r>
        <w:r>
          <w:fldChar w:fldCharType="separate"/>
        </w:r>
        <w:r w:rsidR="005528DC" w:rsidRPr="005528DC">
          <w:rPr>
            <w:noProof/>
            <w:lang w:val="zh-CN"/>
          </w:rPr>
          <w:t>21</w:t>
        </w:r>
        <w:r>
          <w:fldChar w:fldCharType="end"/>
        </w:r>
      </w:p>
    </w:sdtContent>
  </w:sdt>
  <w:p w14:paraId="1203C412" w14:textId="77777777" w:rsidR="000F7F57" w:rsidRDefault="000F7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EFAD1" w14:textId="77777777" w:rsidR="00705AD3" w:rsidRDefault="00705AD3">
      <w:r>
        <w:separator/>
      </w:r>
    </w:p>
  </w:footnote>
  <w:footnote w:type="continuationSeparator" w:id="0">
    <w:p w14:paraId="2808117D" w14:textId="77777777" w:rsidR="00705AD3" w:rsidRDefault="00705AD3">
      <w:r>
        <w:continuationSeparator/>
      </w:r>
    </w:p>
  </w:footnote>
  <w:footnote w:id="1">
    <w:p w14:paraId="174309FB" w14:textId="77777777" w:rsidR="000F7F57" w:rsidRDefault="0018557B">
      <w:pPr>
        <w:pStyle w:val="FootnoteText"/>
      </w:pPr>
      <w:r>
        <w:rPr>
          <w:rStyle w:val="FootnoteReference"/>
        </w:rPr>
        <w:footnoteRef/>
      </w:r>
      <w:r>
        <w:t xml:space="preserve"> </w:t>
      </w:r>
      <w:r>
        <w:rPr>
          <w:rFonts w:cs="Times New Roman"/>
          <w:sz w:val="21"/>
        </w:rPr>
        <w:t>Li, Z., &amp; Chen, B. (2025). EULUC China 2.0: Essential Urban Land Use Categories Map across China for 2022 (Shapefile and Geodatabase) [Data set]. Zenodo. https://doi.org/10.5281/zenodo.16794007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234324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ippin hsu">
    <w15:presenceInfo w15:providerId="Windows Live" w15:userId="0b8abd6e7a9f5cc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bordersDoNotSurroundHeader/>
  <w:bordersDoNotSurroundFooter/>
  <w:trackRevisions/>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47"/>
    <w:rsid w:val="00001B72"/>
    <w:rsid w:val="00021E51"/>
    <w:rsid w:val="00024F0A"/>
    <w:rsid w:val="00043088"/>
    <w:rsid w:val="000436AE"/>
    <w:rsid w:val="00044B8F"/>
    <w:rsid w:val="00061970"/>
    <w:rsid w:val="00061A20"/>
    <w:rsid w:val="000646A2"/>
    <w:rsid w:val="00065ACC"/>
    <w:rsid w:val="00070B5B"/>
    <w:rsid w:val="0007477C"/>
    <w:rsid w:val="000751B0"/>
    <w:rsid w:val="000776B9"/>
    <w:rsid w:val="00081078"/>
    <w:rsid w:val="000852C1"/>
    <w:rsid w:val="000976DF"/>
    <w:rsid w:val="000A3455"/>
    <w:rsid w:val="000A5148"/>
    <w:rsid w:val="000A723D"/>
    <w:rsid w:val="000B7B93"/>
    <w:rsid w:val="000C2118"/>
    <w:rsid w:val="000C2353"/>
    <w:rsid w:val="000C647B"/>
    <w:rsid w:val="000D5528"/>
    <w:rsid w:val="000D5D47"/>
    <w:rsid w:val="000D6EB2"/>
    <w:rsid w:val="000E3C6C"/>
    <w:rsid w:val="000F544D"/>
    <w:rsid w:val="000F7F57"/>
    <w:rsid w:val="00104E44"/>
    <w:rsid w:val="001130EC"/>
    <w:rsid w:val="00113E18"/>
    <w:rsid w:val="00116E42"/>
    <w:rsid w:val="00130204"/>
    <w:rsid w:val="00135ED7"/>
    <w:rsid w:val="00145F4D"/>
    <w:rsid w:val="00166D5F"/>
    <w:rsid w:val="00176888"/>
    <w:rsid w:val="0018557B"/>
    <w:rsid w:val="00185A74"/>
    <w:rsid w:val="00190DC7"/>
    <w:rsid w:val="0019163C"/>
    <w:rsid w:val="00192833"/>
    <w:rsid w:val="00197D5B"/>
    <w:rsid w:val="001A6EF7"/>
    <w:rsid w:val="001B03B7"/>
    <w:rsid w:val="001B1693"/>
    <w:rsid w:val="001B46B9"/>
    <w:rsid w:val="001D0641"/>
    <w:rsid w:val="001D1970"/>
    <w:rsid w:val="001D1C8A"/>
    <w:rsid w:val="001D4E30"/>
    <w:rsid w:val="001F5F31"/>
    <w:rsid w:val="00200083"/>
    <w:rsid w:val="002139A4"/>
    <w:rsid w:val="002248EE"/>
    <w:rsid w:val="002368CD"/>
    <w:rsid w:val="002564D2"/>
    <w:rsid w:val="0026782C"/>
    <w:rsid w:val="00274560"/>
    <w:rsid w:val="0027661B"/>
    <w:rsid w:val="002779DC"/>
    <w:rsid w:val="002818DE"/>
    <w:rsid w:val="002843F6"/>
    <w:rsid w:val="0028691A"/>
    <w:rsid w:val="00290DD7"/>
    <w:rsid w:val="002942A1"/>
    <w:rsid w:val="00296437"/>
    <w:rsid w:val="00297252"/>
    <w:rsid w:val="002A7F8C"/>
    <w:rsid w:val="002B3BEA"/>
    <w:rsid w:val="002C0919"/>
    <w:rsid w:val="002D16F1"/>
    <w:rsid w:val="002D1AC9"/>
    <w:rsid w:val="002D56C9"/>
    <w:rsid w:val="002E3C49"/>
    <w:rsid w:val="002F2517"/>
    <w:rsid w:val="002F5C2B"/>
    <w:rsid w:val="003055C4"/>
    <w:rsid w:val="003142BD"/>
    <w:rsid w:val="00320816"/>
    <w:rsid w:val="00334074"/>
    <w:rsid w:val="003360D7"/>
    <w:rsid w:val="003435F9"/>
    <w:rsid w:val="003509CB"/>
    <w:rsid w:val="0035617C"/>
    <w:rsid w:val="003613CD"/>
    <w:rsid w:val="00364E75"/>
    <w:rsid w:val="003703C2"/>
    <w:rsid w:val="00370928"/>
    <w:rsid w:val="00374C9A"/>
    <w:rsid w:val="00375B9A"/>
    <w:rsid w:val="003761C1"/>
    <w:rsid w:val="003962B3"/>
    <w:rsid w:val="003A125D"/>
    <w:rsid w:val="003A6EC9"/>
    <w:rsid w:val="003A7180"/>
    <w:rsid w:val="003A7EEB"/>
    <w:rsid w:val="003B7B97"/>
    <w:rsid w:val="003C1DE2"/>
    <w:rsid w:val="003C31C7"/>
    <w:rsid w:val="003C413A"/>
    <w:rsid w:val="003D7A33"/>
    <w:rsid w:val="003E5005"/>
    <w:rsid w:val="003E59F1"/>
    <w:rsid w:val="003E78F1"/>
    <w:rsid w:val="003F1FB6"/>
    <w:rsid w:val="003F6C2D"/>
    <w:rsid w:val="00401626"/>
    <w:rsid w:val="004117E4"/>
    <w:rsid w:val="0041290A"/>
    <w:rsid w:val="004133AC"/>
    <w:rsid w:val="00420FF8"/>
    <w:rsid w:val="00421FAD"/>
    <w:rsid w:val="00441FC8"/>
    <w:rsid w:val="00442952"/>
    <w:rsid w:val="0045012A"/>
    <w:rsid w:val="00451DBF"/>
    <w:rsid w:val="00452AC5"/>
    <w:rsid w:val="00464D2B"/>
    <w:rsid w:val="00467E2C"/>
    <w:rsid w:val="004705D1"/>
    <w:rsid w:val="0047180B"/>
    <w:rsid w:val="00481447"/>
    <w:rsid w:val="004848F7"/>
    <w:rsid w:val="00491F15"/>
    <w:rsid w:val="0049778D"/>
    <w:rsid w:val="004A057B"/>
    <w:rsid w:val="004B7412"/>
    <w:rsid w:val="004B7514"/>
    <w:rsid w:val="004C620D"/>
    <w:rsid w:val="004D3E71"/>
    <w:rsid w:val="004E7211"/>
    <w:rsid w:val="004F296A"/>
    <w:rsid w:val="00507DCD"/>
    <w:rsid w:val="005111C1"/>
    <w:rsid w:val="00515919"/>
    <w:rsid w:val="0052459C"/>
    <w:rsid w:val="00525366"/>
    <w:rsid w:val="00547312"/>
    <w:rsid w:val="005528DC"/>
    <w:rsid w:val="00557E42"/>
    <w:rsid w:val="005970EC"/>
    <w:rsid w:val="005A19B8"/>
    <w:rsid w:val="005A310B"/>
    <w:rsid w:val="005A4533"/>
    <w:rsid w:val="005A7208"/>
    <w:rsid w:val="005B6828"/>
    <w:rsid w:val="005E07BB"/>
    <w:rsid w:val="005E1738"/>
    <w:rsid w:val="00600305"/>
    <w:rsid w:val="00606754"/>
    <w:rsid w:val="00611446"/>
    <w:rsid w:val="00612601"/>
    <w:rsid w:val="00627116"/>
    <w:rsid w:val="006431DD"/>
    <w:rsid w:val="006443EF"/>
    <w:rsid w:val="00656E79"/>
    <w:rsid w:val="006652E1"/>
    <w:rsid w:val="006724EE"/>
    <w:rsid w:val="00680ECB"/>
    <w:rsid w:val="00681B6D"/>
    <w:rsid w:val="00697DBE"/>
    <w:rsid w:val="006B1FA2"/>
    <w:rsid w:val="006B2EAC"/>
    <w:rsid w:val="006C0A67"/>
    <w:rsid w:val="006C10B2"/>
    <w:rsid w:val="006C193B"/>
    <w:rsid w:val="006E6DB6"/>
    <w:rsid w:val="006F26AD"/>
    <w:rsid w:val="006F7E03"/>
    <w:rsid w:val="0070255F"/>
    <w:rsid w:val="00705AD3"/>
    <w:rsid w:val="00706CB0"/>
    <w:rsid w:val="00717C7E"/>
    <w:rsid w:val="00747BEC"/>
    <w:rsid w:val="00757C36"/>
    <w:rsid w:val="007625AE"/>
    <w:rsid w:val="007726C8"/>
    <w:rsid w:val="007730E7"/>
    <w:rsid w:val="00775AD7"/>
    <w:rsid w:val="0077778C"/>
    <w:rsid w:val="007861B2"/>
    <w:rsid w:val="00791A8D"/>
    <w:rsid w:val="007B3808"/>
    <w:rsid w:val="007C093A"/>
    <w:rsid w:val="007C4D92"/>
    <w:rsid w:val="007C52E8"/>
    <w:rsid w:val="007C6CDE"/>
    <w:rsid w:val="007D135E"/>
    <w:rsid w:val="007D39A6"/>
    <w:rsid w:val="007D4AF8"/>
    <w:rsid w:val="007E03F5"/>
    <w:rsid w:val="007E237D"/>
    <w:rsid w:val="007E6CE9"/>
    <w:rsid w:val="007F00FD"/>
    <w:rsid w:val="007F0F38"/>
    <w:rsid w:val="007F36F8"/>
    <w:rsid w:val="007F50CF"/>
    <w:rsid w:val="00805CD5"/>
    <w:rsid w:val="00813627"/>
    <w:rsid w:val="0081376F"/>
    <w:rsid w:val="008173B4"/>
    <w:rsid w:val="00817DC3"/>
    <w:rsid w:val="008201B9"/>
    <w:rsid w:val="00834C37"/>
    <w:rsid w:val="00840394"/>
    <w:rsid w:val="00842F2E"/>
    <w:rsid w:val="00854821"/>
    <w:rsid w:val="0086354B"/>
    <w:rsid w:val="00867BB9"/>
    <w:rsid w:val="00875EE6"/>
    <w:rsid w:val="00883AB9"/>
    <w:rsid w:val="00886E00"/>
    <w:rsid w:val="00891215"/>
    <w:rsid w:val="008954BD"/>
    <w:rsid w:val="00895B8C"/>
    <w:rsid w:val="00897A3A"/>
    <w:rsid w:val="008B3C0E"/>
    <w:rsid w:val="008C3456"/>
    <w:rsid w:val="008E0EB7"/>
    <w:rsid w:val="008E114A"/>
    <w:rsid w:val="008E7BBC"/>
    <w:rsid w:val="008F28B9"/>
    <w:rsid w:val="008F5C70"/>
    <w:rsid w:val="008F6A72"/>
    <w:rsid w:val="008F713B"/>
    <w:rsid w:val="00900BBF"/>
    <w:rsid w:val="00901DD6"/>
    <w:rsid w:val="009111F2"/>
    <w:rsid w:val="009201C2"/>
    <w:rsid w:val="00920296"/>
    <w:rsid w:val="009240CB"/>
    <w:rsid w:val="009241BA"/>
    <w:rsid w:val="00931195"/>
    <w:rsid w:val="00931439"/>
    <w:rsid w:val="009314E4"/>
    <w:rsid w:val="00942B8E"/>
    <w:rsid w:val="0095297F"/>
    <w:rsid w:val="00953292"/>
    <w:rsid w:val="009808DB"/>
    <w:rsid w:val="009839AD"/>
    <w:rsid w:val="0098589B"/>
    <w:rsid w:val="009875FF"/>
    <w:rsid w:val="0099024B"/>
    <w:rsid w:val="009A12B7"/>
    <w:rsid w:val="009B2697"/>
    <w:rsid w:val="009C2236"/>
    <w:rsid w:val="009D2C54"/>
    <w:rsid w:val="009D4296"/>
    <w:rsid w:val="009E234B"/>
    <w:rsid w:val="009E4513"/>
    <w:rsid w:val="009E671B"/>
    <w:rsid w:val="009F6CEC"/>
    <w:rsid w:val="00A015A5"/>
    <w:rsid w:val="00A10E4D"/>
    <w:rsid w:val="00A16308"/>
    <w:rsid w:val="00A25524"/>
    <w:rsid w:val="00A2608E"/>
    <w:rsid w:val="00A269E6"/>
    <w:rsid w:val="00A3303C"/>
    <w:rsid w:val="00A33A38"/>
    <w:rsid w:val="00A65F0F"/>
    <w:rsid w:val="00A7127B"/>
    <w:rsid w:val="00A71A46"/>
    <w:rsid w:val="00A72CF1"/>
    <w:rsid w:val="00A74D19"/>
    <w:rsid w:val="00A76DCB"/>
    <w:rsid w:val="00A807ED"/>
    <w:rsid w:val="00A8092F"/>
    <w:rsid w:val="00A856BE"/>
    <w:rsid w:val="00A86D73"/>
    <w:rsid w:val="00A95256"/>
    <w:rsid w:val="00AB3C98"/>
    <w:rsid w:val="00AB6B6F"/>
    <w:rsid w:val="00AB77C1"/>
    <w:rsid w:val="00AC3964"/>
    <w:rsid w:val="00AC6523"/>
    <w:rsid w:val="00AC6F0C"/>
    <w:rsid w:val="00AD2254"/>
    <w:rsid w:val="00AD4252"/>
    <w:rsid w:val="00AE63EE"/>
    <w:rsid w:val="00AF13F6"/>
    <w:rsid w:val="00AF4451"/>
    <w:rsid w:val="00B1301D"/>
    <w:rsid w:val="00B14BD9"/>
    <w:rsid w:val="00B15AEB"/>
    <w:rsid w:val="00B20AE8"/>
    <w:rsid w:val="00B36EB0"/>
    <w:rsid w:val="00B37FF1"/>
    <w:rsid w:val="00B468EC"/>
    <w:rsid w:val="00B66E27"/>
    <w:rsid w:val="00B77F83"/>
    <w:rsid w:val="00B8034A"/>
    <w:rsid w:val="00B82A48"/>
    <w:rsid w:val="00B953DA"/>
    <w:rsid w:val="00B97FD6"/>
    <w:rsid w:val="00BA5929"/>
    <w:rsid w:val="00BB4E33"/>
    <w:rsid w:val="00BC00BA"/>
    <w:rsid w:val="00BC3921"/>
    <w:rsid w:val="00BD04C0"/>
    <w:rsid w:val="00BD1647"/>
    <w:rsid w:val="00BE2762"/>
    <w:rsid w:val="00BE616F"/>
    <w:rsid w:val="00BF46A8"/>
    <w:rsid w:val="00BF6BE1"/>
    <w:rsid w:val="00C02607"/>
    <w:rsid w:val="00C05660"/>
    <w:rsid w:val="00C05664"/>
    <w:rsid w:val="00C14100"/>
    <w:rsid w:val="00C14CFB"/>
    <w:rsid w:val="00C17554"/>
    <w:rsid w:val="00C5159B"/>
    <w:rsid w:val="00C571F7"/>
    <w:rsid w:val="00C70EC6"/>
    <w:rsid w:val="00C837B6"/>
    <w:rsid w:val="00C94519"/>
    <w:rsid w:val="00CA1A00"/>
    <w:rsid w:val="00CA3FDE"/>
    <w:rsid w:val="00CB0C23"/>
    <w:rsid w:val="00CB1C97"/>
    <w:rsid w:val="00CB4A6E"/>
    <w:rsid w:val="00CC1F03"/>
    <w:rsid w:val="00CC522B"/>
    <w:rsid w:val="00CE48B1"/>
    <w:rsid w:val="00CE4EC6"/>
    <w:rsid w:val="00CE71D0"/>
    <w:rsid w:val="00CF43ED"/>
    <w:rsid w:val="00D001B3"/>
    <w:rsid w:val="00D00DB1"/>
    <w:rsid w:val="00D01F81"/>
    <w:rsid w:val="00D06F06"/>
    <w:rsid w:val="00D2268C"/>
    <w:rsid w:val="00D24A57"/>
    <w:rsid w:val="00D569F7"/>
    <w:rsid w:val="00D62FA2"/>
    <w:rsid w:val="00D66AC7"/>
    <w:rsid w:val="00D72E3F"/>
    <w:rsid w:val="00D738A3"/>
    <w:rsid w:val="00D76256"/>
    <w:rsid w:val="00D824EA"/>
    <w:rsid w:val="00D92551"/>
    <w:rsid w:val="00D95501"/>
    <w:rsid w:val="00DA0BF5"/>
    <w:rsid w:val="00DC7138"/>
    <w:rsid w:val="00DC7DD7"/>
    <w:rsid w:val="00DD332F"/>
    <w:rsid w:val="00DD6C95"/>
    <w:rsid w:val="00DE024A"/>
    <w:rsid w:val="00DE0DFC"/>
    <w:rsid w:val="00DE118A"/>
    <w:rsid w:val="00DE394F"/>
    <w:rsid w:val="00DE3EDD"/>
    <w:rsid w:val="00DE740A"/>
    <w:rsid w:val="00DF0D29"/>
    <w:rsid w:val="00E01472"/>
    <w:rsid w:val="00E05B94"/>
    <w:rsid w:val="00E12043"/>
    <w:rsid w:val="00E3130E"/>
    <w:rsid w:val="00E359F4"/>
    <w:rsid w:val="00E5006F"/>
    <w:rsid w:val="00E51D47"/>
    <w:rsid w:val="00E55F83"/>
    <w:rsid w:val="00E62BC0"/>
    <w:rsid w:val="00E96373"/>
    <w:rsid w:val="00EA3989"/>
    <w:rsid w:val="00EA514F"/>
    <w:rsid w:val="00EB10C6"/>
    <w:rsid w:val="00EB7749"/>
    <w:rsid w:val="00EC32FF"/>
    <w:rsid w:val="00EC69DF"/>
    <w:rsid w:val="00ED6241"/>
    <w:rsid w:val="00EE15EB"/>
    <w:rsid w:val="00EE587F"/>
    <w:rsid w:val="00EF3309"/>
    <w:rsid w:val="00F018E1"/>
    <w:rsid w:val="00F01EC7"/>
    <w:rsid w:val="00F03008"/>
    <w:rsid w:val="00F13431"/>
    <w:rsid w:val="00F218B8"/>
    <w:rsid w:val="00F32464"/>
    <w:rsid w:val="00F3474D"/>
    <w:rsid w:val="00F36727"/>
    <w:rsid w:val="00F439F6"/>
    <w:rsid w:val="00F52817"/>
    <w:rsid w:val="00F6665E"/>
    <w:rsid w:val="00F768E5"/>
    <w:rsid w:val="00F80E6B"/>
    <w:rsid w:val="00F876BF"/>
    <w:rsid w:val="00F903EF"/>
    <w:rsid w:val="00F9794B"/>
    <w:rsid w:val="00FA2F8E"/>
    <w:rsid w:val="00FA6CB6"/>
    <w:rsid w:val="00FC1635"/>
    <w:rsid w:val="00FD2A3F"/>
    <w:rsid w:val="00FD38FB"/>
    <w:rsid w:val="00FE2629"/>
    <w:rsid w:val="00FF5859"/>
    <w:rsid w:val="18C84567"/>
    <w:rsid w:val="1A306673"/>
    <w:rsid w:val="1D9E6831"/>
    <w:rsid w:val="21EE56DA"/>
    <w:rsid w:val="543211F5"/>
    <w:rsid w:val="5A1539D5"/>
    <w:rsid w:val="64FD3107"/>
    <w:rsid w:val="668065C0"/>
    <w:rsid w:val="68153B8F"/>
    <w:rsid w:val="6B8D270A"/>
    <w:rsid w:val="77517D6E"/>
    <w:rsid w:val="7DD04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B43DAF"/>
  <w15:docId w15:val="{0FD9E18E-8A43-4EF1-9DCD-EDCA07BC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qFormat="1"/>
    <w:lsdException w:name="annotation text"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uiPriority="0"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cstheme="minorBidi"/>
      <w:color w:val="000000"/>
      <w:sz w:val="24"/>
      <w:szCs w:val="24"/>
    </w:rPr>
  </w:style>
  <w:style w:type="paragraph" w:styleId="Heading1">
    <w:name w:val="heading 1"/>
    <w:basedOn w:val="Normal"/>
    <w:link w:val="Heading1Char1"/>
    <w:qFormat/>
    <w:pPr>
      <w:outlineLvl w:val="0"/>
    </w:pPr>
    <w:rPr>
      <w:rFonts w:eastAsia="SimHei" w:cs="Times New Roman"/>
      <w:b/>
      <w:bCs/>
      <w:sz w:val="28"/>
      <w:szCs w:val="28"/>
    </w:rPr>
  </w:style>
  <w:style w:type="paragraph" w:styleId="Heading2">
    <w:name w:val="heading 2"/>
    <w:basedOn w:val="Normal"/>
    <w:next w:val="Normal"/>
    <w:link w:val="Heading2Char1"/>
    <w:unhideWhenUsed/>
    <w:qFormat/>
    <w:pPr>
      <w:keepNext/>
      <w:keepLines/>
      <w:spacing w:before="260" w:after="260" w:line="416" w:lineRule="auto"/>
      <w:outlineLvl w:val="1"/>
    </w:pPr>
    <w:rPr>
      <w:rFonts w:eastAsia="SimHei" w:cstheme="majorBidi"/>
      <w:b/>
      <w:bCs/>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D53A0"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D53A0"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D53A0"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spacing w:after="100"/>
      <w:ind w:left="1320"/>
    </w:pPr>
  </w:style>
  <w:style w:type="paragraph" w:styleId="Caption">
    <w:name w:val="caption"/>
    <w:basedOn w:val="Normal"/>
    <w:next w:val="Normal"/>
    <w:qFormat/>
    <w:pPr>
      <w:spacing w:before="120" w:after="240"/>
      <w:jc w:val="center"/>
    </w:pPr>
    <w:rPr>
      <w:rFonts w:cs="Times New Roman"/>
    </w:rPr>
  </w:style>
  <w:style w:type="paragraph" w:styleId="CommentText">
    <w:name w:val="annotation text"/>
    <w:basedOn w:val="Normal"/>
    <w:link w:val="CommentTextChar"/>
    <w:uiPriority w:val="99"/>
    <w:qFormat/>
    <w:pPr>
      <w:jc w:val="left"/>
    </w:pPr>
  </w:style>
  <w:style w:type="paragraph" w:styleId="TOC5">
    <w:name w:val="toc 5"/>
    <w:basedOn w:val="Normal"/>
    <w:next w:val="Normal"/>
    <w:uiPriority w:val="39"/>
    <w:unhideWhenUsed/>
    <w:qFormat/>
    <w:pPr>
      <w:spacing w:after="100"/>
      <w:ind w:left="880"/>
    </w:pPr>
  </w:style>
  <w:style w:type="paragraph" w:styleId="TOC3">
    <w:name w:val="toc 3"/>
    <w:basedOn w:val="Normal"/>
    <w:next w:val="Normal"/>
    <w:uiPriority w:val="39"/>
    <w:unhideWhenUsed/>
    <w:qFormat/>
    <w:pPr>
      <w:spacing w:after="100"/>
      <w:ind w:left="440"/>
    </w:pPr>
  </w:style>
  <w:style w:type="paragraph" w:styleId="TOC8">
    <w:name w:val="toc 8"/>
    <w:basedOn w:val="Normal"/>
    <w:next w:val="Normal"/>
    <w:uiPriority w:val="39"/>
    <w:unhideWhenUsed/>
    <w:qFormat/>
    <w:pPr>
      <w:spacing w:after="100"/>
      <w:ind w:left="1540"/>
    </w:pPr>
  </w:style>
  <w:style w:type="paragraph" w:styleId="EndnoteText">
    <w:name w:val="endnote text"/>
    <w:basedOn w:val="Normal"/>
    <w:link w:val="EndnoteTextChar"/>
    <w:uiPriority w:val="99"/>
    <w:semiHidden/>
    <w:unhideWhenUsed/>
    <w:qFormat/>
    <w:rPr>
      <w:sz w:val="20"/>
      <w:szCs w:val="20"/>
    </w:rPr>
  </w:style>
  <w:style w:type="paragraph" w:styleId="BalloonText">
    <w:name w:val="Balloon Text"/>
    <w:basedOn w:val="Normal"/>
    <w:link w:val="BalloonTextChar"/>
    <w:qFormat/>
    <w:rPr>
      <w:sz w:val="18"/>
      <w:szCs w:val="18"/>
    </w:rPr>
  </w:style>
  <w:style w:type="paragraph" w:styleId="Footer">
    <w:name w:val="footer"/>
    <w:basedOn w:val="Normal"/>
    <w:link w:val="FooterChar1"/>
    <w:uiPriority w:val="99"/>
    <w:qFormat/>
    <w:pPr>
      <w:tabs>
        <w:tab w:val="center" w:pos="4153"/>
        <w:tab w:val="right" w:pos="8306"/>
      </w:tabs>
      <w:jc w:val="left"/>
    </w:pPr>
    <w:rPr>
      <w:sz w:val="18"/>
      <w:szCs w:val="18"/>
    </w:rPr>
  </w:style>
  <w:style w:type="paragraph" w:styleId="Header">
    <w:name w:val="header"/>
    <w:basedOn w:val="Normal"/>
    <w:link w:val="HeaderChar1"/>
    <w:qFormat/>
    <w:pPr>
      <w:pBdr>
        <w:bottom w:val="single" w:sz="6" w:space="1" w:color="000000"/>
      </w:pBdr>
      <w:tabs>
        <w:tab w:val="center" w:pos="4153"/>
        <w:tab w:val="right" w:pos="8306"/>
      </w:tabs>
      <w:jc w:val="center"/>
    </w:pPr>
    <w:rPr>
      <w:sz w:val="18"/>
      <w:szCs w:val="18"/>
    </w:rPr>
  </w:style>
  <w:style w:type="paragraph" w:styleId="TOC1">
    <w:name w:val="toc 1"/>
    <w:basedOn w:val="Normal"/>
    <w:next w:val="Normal"/>
    <w:uiPriority w:val="39"/>
    <w:unhideWhenUsed/>
    <w:qFormat/>
    <w:pPr>
      <w:spacing w:after="100"/>
    </w:pPr>
  </w:style>
  <w:style w:type="paragraph" w:styleId="TOC4">
    <w:name w:val="toc 4"/>
    <w:basedOn w:val="Normal"/>
    <w:next w:val="Normal"/>
    <w:uiPriority w:val="39"/>
    <w:unhideWhenUsed/>
    <w:qFormat/>
    <w:pPr>
      <w:spacing w:after="100"/>
      <w:ind w:left="660"/>
    </w:p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FootnoteText">
    <w:name w:val="footnote text"/>
    <w:basedOn w:val="Normal"/>
    <w:link w:val="FootnoteTextChar1"/>
    <w:qFormat/>
    <w:pPr>
      <w:jc w:val="left"/>
    </w:pPr>
    <w:rPr>
      <w:sz w:val="18"/>
      <w:szCs w:val="18"/>
    </w:rPr>
  </w:style>
  <w:style w:type="paragraph" w:styleId="TOC6">
    <w:name w:val="toc 6"/>
    <w:basedOn w:val="Normal"/>
    <w:next w:val="Normal"/>
    <w:uiPriority w:val="39"/>
    <w:unhideWhenUsed/>
    <w:qFormat/>
    <w:pPr>
      <w:spacing w:after="100"/>
      <w:ind w:left="1100"/>
    </w:pPr>
  </w:style>
  <w:style w:type="paragraph" w:styleId="TableofFigures">
    <w:name w:val="table of figures"/>
    <w:basedOn w:val="Normal"/>
    <w:next w:val="Normal"/>
    <w:uiPriority w:val="99"/>
    <w:unhideWhenUsed/>
    <w:qFormat/>
  </w:style>
  <w:style w:type="paragraph" w:styleId="TOC2">
    <w:name w:val="toc 2"/>
    <w:basedOn w:val="Normal"/>
    <w:next w:val="Normal"/>
    <w:uiPriority w:val="39"/>
    <w:unhideWhenUsed/>
    <w:qFormat/>
    <w:pPr>
      <w:spacing w:after="100"/>
      <w:ind w:left="220"/>
    </w:pPr>
  </w:style>
  <w:style w:type="paragraph" w:styleId="TOC9">
    <w:name w:val="toc 9"/>
    <w:basedOn w:val="Normal"/>
    <w:next w:val="Normal"/>
    <w:uiPriority w:val="39"/>
    <w:unhideWhenUsed/>
    <w:qFormat/>
    <w:pPr>
      <w:spacing w:after="100"/>
      <w:ind w:left="1760"/>
    </w:pPr>
  </w:style>
  <w:style w:type="paragraph" w:styleId="NormalWeb">
    <w:name w:val="Normal (Web)"/>
    <w:basedOn w:val="Normal"/>
    <w:uiPriority w:val="99"/>
    <w:qFormat/>
    <w:rPr>
      <w:rFonts w:cs="Times New Roman"/>
    </w:rPr>
  </w:style>
  <w:style w:type="paragraph" w:styleId="Title">
    <w:name w:val="Title"/>
    <w:basedOn w:val="Normal"/>
    <w:link w:val="TitleChar"/>
    <w:qFormat/>
    <w:rPr>
      <w:rFonts w:eastAsia="SimHei" w:cs="Times New Roman"/>
      <w:b/>
      <w:bCs/>
      <w:sz w:val="32"/>
      <w:szCs w:val="32"/>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qFormat/>
    <w:rPr>
      <w:b/>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iPriority w:val="99"/>
    <w:semiHidden/>
    <w:unhideWhenUsed/>
    <w:qFormat/>
    <w:rPr>
      <w:color w:val="7E1FAD"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qFormat/>
  </w:style>
  <w:style w:type="character" w:styleId="Hyperlink">
    <w:name w:val="Hyperlink"/>
    <w:basedOn w:val="DefaultParagraphFont"/>
    <w:qFormat/>
    <w:rPr>
      <w:color w:val="0000FF"/>
      <w:u w:val="single"/>
    </w:rPr>
  </w:style>
  <w:style w:type="character" w:styleId="CommentReference">
    <w:name w:val="annotation reference"/>
    <w:basedOn w:val="DefaultParagraphFont"/>
    <w:uiPriority w:val="99"/>
    <w:qFormat/>
    <w:rPr>
      <w:sz w:val="21"/>
      <w:szCs w:val="21"/>
    </w:rPr>
  </w:style>
  <w:style w:type="character" w:styleId="FootnoteReference">
    <w:name w:val="footnote reference"/>
    <w:basedOn w:val="DefaultParagraphFont"/>
    <w:qFormat/>
    <w:rPr>
      <w:vertAlign w:val="superscript"/>
    </w:r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无格式表格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
    <w:name w:val="无格式表格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无格式表格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无格式表格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无格式表格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0">
    <w:name w:val="网格表 1 浅色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insideH w:val="single" w:sz="4" w:space="0" w:color="B5C6EA" w:themeColor="accent1" w:themeTint="67"/>
        <w:insideV w:val="single" w:sz="4" w:space="0" w:color="B5C6EA" w:themeColor="accent1" w:themeTint="67"/>
      </w:tblBorders>
    </w:tblPr>
    <w:tblStylePr w:type="firstRow">
      <w:rPr>
        <w:b/>
        <w:color w:val="404040"/>
      </w:rPr>
      <w:tblPr/>
      <w:tcPr>
        <w:tcBorders>
          <w:bottom w:val="single" w:sz="12" w:space="0" w:color="94ADE0"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tcBorders>
      </w:tcPr>
    </w:tblStylePr>
  </w:style>
  <w:style w:type="table" w:customStyle="1" w:styleId="GridTable1Light-Accent2">
    <w:name w:val="Grid Table 1 Light - Accent 2"/>
    <w:basedOn w:val="TableNormal"/>
    <w:uiPriority w:val="99"/>
    <w:qFormat/>
    <w:tblPr>
      <w:tbl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insideH w:val="single" w:sz="4" w:space="0" w:color="F8CCAA" w:themeColor="accent2" w:themeTint="67"/>
        <w:insideV w:val="single" w:sz="4" w:space="0" w:color="F8CCAA" w:themeColor="accent2" w:themeTint="67"/>
      </w:tblBorders>
    </w:tblPr>
    <w:tblStylePr w:type="firstRow">
      <w:rPr>
        <w:b/>
        <w:color w:val="404040"/>
      </w:rPr>
      <w:tblPr/>
      <w:tcPr>
        <w:tcBorders>
          <w:bottom w:val="single" w:sz="12" w:space="0" w:color="F5B58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insideH w:val="single" w:sz="4" w:space="0" w:color="FEE594" w:themeColor="accent3" w:themeTint="67"/>
        <w:insideV w:val="single" w:sz="4" w:space="0" w:color="FEE594" w:themeColor="accent3" w:themeTint="67"/>
      </w:tblBorders>
    </w:tblPr>
    <w:tblStylePr w:type="firstRow">
      <w:rPr>
        <w:b/>
        <w:color w:val="404040"/>
      </w:rPr>
      <w:tblPr/>
      <w:tcPr>
        <w:tcBorders>
          <w:bottom w:val="single" w:sz="12" w:space="0" w:color="FDD964"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insideH w:val="single" w:sz="4" w:space="0" w:color="C7E4B2" w:themeColor="accent4" w:themeTint="67"/>
        <w:insideV w:val="single" w:sz="4" w:space="0" w:color="C7E4B2" w:themeColor="accent4" w:themeTint="67"/>
      </w:tblBorders>
    </w:tblPr>
    <w:tblStylePr w:type="firstRow">
      <w:rPr>
        <w:b/>
        <w:color w:val="404040"/>
      </w:rPr>
      <w:tblPr/>
      <w:tcPr>
        <w:tcBorders>
          <w:bottom w:val="single" w:sz="12" w:space="0" w:color="AED890"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insideH w:val="single" w:sz="4" w:space="0" w:color="A7E9E3" w:themeColor="accent5" w:themeTint="67"/>
        <w:insideV w:val="single" w:sz="4" w:space="0" w:color="A7E9E3" w:themeColor="accent5" w:themeTint="67"/>
      </w:tblBorders>
    </w:tblPr>
    <w:tblStylePr w:type="firstRow">
      <w:rPr>
        <w:b/>
        <w:color w:val="404040"/>
      </w:rPr>
      <w:tblPr/>
      <w:tcPr>
        <w:tcBorders>
          <w:bottom w:val="single" w:sz="12" w:space="0" w:color="80DFD7"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insideH w:val="single" w:sz="4" w:space="0" w:color="F4B6BD" w:themeColor="accent6" w:themeTint="67"/>
        <w:insideV w:val="single" w:sz="4" w:space="0" w:color="F4B6BD" w:themeColor="accent6" w:themeTint="67"/>
      </w:tblBorders>
    </w:tblPr>
    <w:tblStylePr w:type="firstRow">
      <w:rPr>
        <w:b/>
        <w:color w:val="404040"/>
      </w:rPr>
      <w:tblPr/>
      <w:tcPr>
        <w:tcBorders>
          <w:bottom w:val="single" w:sz="12" w:space="0" w:color="EF96A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tcBorders>
      </w:tcPr>
    </w:tblStylePr>
  </w:style>
  <w:style w:type="table" w:customStyle="1" w:styleId="210">
    <w:name w:val="网格表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577FCF" w:themeColor="accent1" w:themeTint="EA"/>
        <w:insideH w:val="single" w:sz="4" w:space="0" w:color="577FCF" w:themeColor="accent1" w:themeTint="EA"/>
        <w:insideV w:val="single" w:sz="4" w:space="0" w:color="577FCF" w:themeColor="accent1" w:themeTint="EA"/>
      </w:tblBorders>
    </w:tblPr>
    <w:tblStylePr w:type="firstRow">
      <w:rPr>
        <w:b/>
        <w:color w:val="404040"/>
      </w:rPr>
      <w:tblPr/>
      <w:tcPr>
        <w:tcBorders>
          <w:top w:val="nil"/>
          <w:left w:val="nil"/>
          <w:bottom w:val="single" w:sz="12" w:space="0" w:color="577FCF" w:themeColor="accent1" w:themeTint="EA"/>
          <w:right w:val="nil"/>
        </w:tcBorders>
        <w:shd w:val="clear" w:color="FFFFFF" w:fill="auto"/>
      </w:tcPr>
    </w:tblStylePr>
    <w:tblStylePr w:type="lastRow">
      <w:rPr>
        <w:b/>
        <w:color w:val="404040"/>
      </w:rPr>
      <w:tblPr/>
      <w:tcPr>
        <w:tcBorders>
          <w:top w:val="single" w:sz="4" w:space="0" w:color="577FCF"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9E2F4" w:themeColor="accent1" w:themeTint="34" w:fill="D9E2F4" w:themeFill="accent1" w:themeFillTint="34"/>
      </w:tcPr>
    </w:tblStylePr>
    <w:tblStylePr w:type="band1Horz">
      <w:rPr>
        <w:rFonts w:ascii="Arial" w:hAnsi="Arial"/>
        <w:color w:val="404040"/>
        <w:sz w:val="22"/>
      </w:rPr>
      <w:tblPr/>
      <w:tcPr>
        <w:shd w:val="clear" w:color="D9E2F4" w:themeColor="accent1" w:themeTint="34" w:fill="D9E2F4" w:themeFill="accent1" w:themeFillTint="34"/>
      </w:tcPr>
    </w:tblStylePr>
  </w:style>
  <w:style w:type="table" w:customStyle="1" w:styleId="GridTable2-Accent21">
    <w:name w:val="Grid Table 2 - Accent 21"/>
    <w:basedOn w:val="TableNormal"/>
    <w:uiPriority w:val="99"/>
    <w:qFormat/>
    <w:tblPr>
      <w:tblBorders>
        <w:bottom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404040"/>
      </w:rPr>
      <w:tblPr/>
      <w:tcPr>
        <w:tcBorders>
          <w:top w:val="nil"/>
          <w:left w:val="nil"/>
          <w:bottom w:val="single" w:sz="12" w:space="0" w:color="F5B483" w:themeColor="accent2" w:themeTint="97"/>
          <w:right w:val="nil"/>
        </w:tcBorders>
        <w:shd w:val="clear" w:color="FFFFFF" w:fill="auto"/>
      </w:tcPr>
    </w:tblStylePr>
    <w:tblStylePr w:type="lastRow">
      <w:rPr>
        <w:b/>
        <w:color w:val="404040"/>
      </w:rPr>
      <w:tblPr/>
      <w:tcPr>
        <w:tcBorders>
          <w:top w:val="single" w:sz="4" w:space="0" w:color="F5B483"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2-Accent31">
    <w:name w:val="Grid Table 2 - Accent 31"/>
    <w:basedOn w:val="TableNormal"/>
    <w:uiPriority w:val="99"/>
    <w:qFormat/>
    <w:tblPr>
      <w:tblBorders>
        <w:bottom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404040"/>
      </w:rPr>
      <w:tblPr/>
      <w:tcPr>
        <w:tcBorders>
          <w:top w:val="nil"/>
          <w:left w:val="nil"/>
          <w:bottom w:val="single" w:sz="12" w:space="0" w:color="F2BA02" w:themeColor="accent3" w:themeTint="FE"/>
          <w:right w:val="nil"/>
        </w:tcBorders>
        <w:shd w:val="clear" w:color="FFFFFF" w:fill="auto"/>
      </w:tcPr>
    </w:tblStylePr>
    <w:tblStylePr w:type="lastRow">
      <w:rPr>
        <w:b/>
        <w:color w:val="404040"/>
      </w:rPr>
      <w:tblPr/>
      <w:tcPr>
        <w:tcBorders>
          <w:top w:val="single" w:sz="4" w:space="0" w:color="F2BA02"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2-Accent41">
    <w:name w:val="Grid Table 2 - Accent 41"/>
    <w:basedOn w:val="TableNormal"/>
    <w:uiPriority w:val="99"/>
    <w:qFormat/>
    <w:tblPr>
      <w:tblBorders>
        <w:bottom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404040"/>
      </w:rPr>
      <w:tblPr/>
      <w:tcPr>
        <w:tcBorders>
          <w:top w:val="nil"/>
          <w:left w:val="nil"/>
          <w:bottom w:val="single" w:sz="12" w:space="0" w:color="ABD78C" w:themeColor="accent4" w:themeTint="9A"/>
          <w:right w:val="nil"/>
        </w:tcBorders>
        <w:shd w:val="clear" w:color="FFFFFF" w:fill="auto"/>
      </w:tcPr>
    </w:tblStylePr>
    <w:tblStylePr w:type="lastRow">
      <w:rPr>
        <w:b/>
        <w:color w:val="404040"/>
      </w:rPr>
      <w:tblPr/>
      <w:tcPr>
        <w:tcBorders>
          <w:top w:val="single" w:sz="4" w:space="0" w:color="ABD78C"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2-Accent51">
    <w:name w:val="Grid Table 2 - Accent 51"/>
    <w:basedOn w:val="TableNormal"/>
    <w:uiPriority w:val="99"/>
    <w:qFormat/>
    <w:tblPr>
      <w:tblBorders>
        <w:bottom w:val="single" w:sz="4" w:space="0" w:color="30C0B4" w:themeColor="accent5"/>
        <w:insideH w:val="single" w:sz="4" w:space="0" w:color="30C0B4" w:themeColor="accent5"/>
        <w:insideV w:val="single" w:sz="4" w:space="0" w:color="30C0B4" w:themeColor="accent5"/>
      </w:tblBorders>
    </w:tblPr>
    <w:tblStylePr w:type="firstRow">
      <w:rPr>
        <w:b/>
        <w:color w:val="404040"/>
      </w:rPr>
      <w:tblPr/>
      <w:tcPr>
        <w:tcBorders>
          <w:top w:val="nil"/>
          <w:left w:val="nil"/>
          <w:bottom w:val="single" w:sz="12" w:space="0" w:color="30C0B4" w:themeColor="accent5"/>
          <w:right w:val="nil"/>
        </w:tcBorders>
        <w:shd w:val="clear" w:color="FFFFFF" w:fill="auto"/>
      </w:tcPr>
    </w:tblStylePr>
    <w:tblStylePr w:type="lastRow">
      <w:rPr>
        <w:b/>
        <w:color w:val="404040"/>
      </w:rPr>
      <w:tblPr/>
      <w:tcPr>
        <w:tcBorders>
          <w:top w:val="single" w:sz="4" w:space="0" w:color="30C0B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2-Accent61">
    <w:name w:val="Grid Table 2 - Accent 61"/>
    <w:basedOn w:val="TableNormal"/>
    <w:uiPriority w:val="99"/>
    <w:qFormat/>
    <w:tblPr>
      <w:tblBorders>
        <w:bottom w:val="single" w:sz="4" w:space="0" w:color="E54C5E" w:themeColor="accent6"/>
        <w:insideH w:val="single" w:sz="4" w:space="0" w:color="E54C5E" w:themeColor="accent6"/>
        <w:insideV w:val="single" w:sz="4" w:space="0" w:color="E54C5E" w:themeColor="accent6"/>
      </w:tblBorders>
    </w:tblPr>
    <w:tblStylePr w:type="firstRow">
      <w:rPr>
        <w:b/>
        <w:color w:val="404040"/>
      </w:rPr>
      <w:tblPr/>
      <w:tcPr>
        <w:tcBorders>
          <w:top w:val="nil"/>
          <w:left w:val="nil"/>
          <w:bottom w:val="single" w:sz="12" w:space="0" w:color="E54C5E" w:themeColor="accent6"/>
          <w:right w:val="nil"/>
        </w:tcBorders>
        <w:shd w:val="clear" w:color="FFFFFF" w:fill="auto"/>
      </w:tcPr>
    </w:tblStylePr>
    <w:tblStylePr w:type="lastRow">
      <w:rPr>
        <w:b/>
        <w:color w:val="404040"/>
      </w:rPr>
      <w:tblPr/>
      <w:tcPr>
        <w:tcBorders>
          <w:top w:val="single" w:sz="4" w:space="0" w:color="E54C5E"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310">
    <w:name w:val="网格表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577FCF" w:themeColor="accent1" w:themeTint="EA"/>
        <w:insideH w:val="single" w:sz="4" w:space="0" w:color="577FCF" w:themeColor="accent1" w:themeTint="EA"/>
        <w:insideV w:val="single" w:sz="4" w:space="0" w:color="577FCF"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9E2F4" w:themeColor="accent1" w:themeTint="34" w:fill="D9E2F4" w:themeFill="accent1" w:themeFillTint="34"/>
      </w:tcPr>
    </w:tblStylePr>
    <w:tblStylePr w:type="band1Horz">
      <w:rPr>
        <w:rFonts w:ascii="Arial" w:hAnsi="Arial"/>
        <w:color w:val="404040"/>
        <w:sz w:val="22"/>
      </w:rPr>
      <w:tblPr/>
      <w:tcPr>
        <w:shd w:val="clear" w:color="D9E2F4" w:themeColor="accent1" w:themeTint="34" w:fill="D9E2F4" w:themeFill="accent1" w:themeFillTint="34"/>
      </w:tcPr>
    </w:tblStylePr>
  </w:style>
  <w:style w:type="table" w:customStyle="1" w:styleId="GridTable3-Accent21">
    <w:name w:val="Grid Table 3 - Accent 21"/>
    <w:basedOn w:val="TableNormal"/>
    <w:uiPriority w:val="99"/>
    <w:qFormat/>
    <w:tblPr>
      <w:tblBorders>
        <w:bottom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3-Accent31">
    <w:name w:val="Grid Table 3 - Accent 31"/>
    <w:basedOn w:val="TableNormal"/>
    <w:uiPriority w:val="99"/>
    <w:qFormat/>
    <w:tblPr>
      <w:tblBorders>
        <w:bottom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3-Accent41">
    <w:name w:val="Grid Table 3 - Accent 41"/>
    <w:basedOn w:val="TableNormal"/>
    <w:uiPriority w:val="99"/>
    <w:qFormat/>
    <w:tblPr>
      <w:tblBorders>
        <w:bottom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3-Accent51">
    <w:name w:val="Grid Table 3 - Accent 51"/>
    <w:basedOn w:val="TableNormal"/>
    <w:uiPriority w:val="99"/>
    <w:qFormat/>
    <w:tblPr>
      <w:tblBorders>
        <w:bottom w:val="single" w:sz="4" w:space="0" w:color="30C0B4" w:themeColor="accent5"/>
        <w:insideH w:val="single" w:sz="4" w:space="0" w:color="30C0B4" w:themeColor="accent5"/>
        <w:insideV w:val="single" w:sz="4" w:space="0" w:color="30C0B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3-Accent61">
    <w:name w:val="Grid Table 3 - Accent 61"/>
    <w:basedOn w:val="TableNormal"/>
    <w:uiPriority w:val="99"/>
    <w:qFormat/>
    <w:tblPr>
      <w:tblBorders>
        <w:bottom w:val="single" w:sz="4" w:space="0" w:color="E54C5E" w:themeColor="accent6"/>
        <w:insideH w:val="single" w:sz="4" w:space="0" w:color="E54C5E" w:themeColor="accent6"/>
        <w:insideV w:val="single" w:sz="4" w:space="0" w:color="E54C5E"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410">
    <w:name w:val="网格表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97B0E1" w:themeColor="accent1" w:themeTint="90"/>
        <w:left w:val="single" w:sz="4" w:space="0" w:color="97B0E1" w:themeColor="accent1" w:themeTint="90"/>
        <w:bottom w:val="single" w:sz="4" w:space="0" w:color="97B0E1" w:themeColor="accent1" w:themeTint="90"/>
        <w:right w:val="single" w:sz="4" w:space="0" w:color="97B0E1" w:themeColor="accent1" w:themeTint="90"/>
        <w:insideH w:val="single" w:sz="4" w:space="0" w:color="97B0E1" w:themeColor="accent1" w:themeTint="90"/>
        <w:insideV w:val="single" w:sz="4" w:space="0" w:color="97B0E1" w:themeColor="accent1" w:themeTint="90"/>
      </w:tblBorders>
    </w:tblPr>
    <w:tblStylePr w:type="firstRow">
      <w:rPr>
        <w:rFonts w:ascii="Arial" w:hAnsi="Arial"/>
        <w:b/>
        <w:color w:val="FFFFFF"/>
        <w:sz w:val="22"/>
      </w:rPr>
      <w:tblPr/>
      <w:tcPr>
        <w:tcBorders>
          <w:top w:val="single" w:sz="4" w:space="0" w:color="577FCF" w:themeColor="accent1" w:themeTint="EA"/>
          <w:left w:val="single" w:sz="4" w:space="0" w:color="577FCF" w:themeColor="accent1" w:themeTint="EA"/>
          <w:bottom w:val="single" w:sz="4" w:space="0" w:color="577FCF" w:themeColor="accent1" w:themeTint="EA"/>
          <w:right w:val="single" w:sz="4" w:space="0" w:color="577FCF" w:themeColor="accent1" w:themeTint="EA"/>
        </w:tcBorders>
        <w:shd w:val="clear" w:color="577FCF" w:themeColor="accent1" w:themeTint="EA" w:fill="577FCF" w:themeFill="accent1" w:themeFillTint="EA"/>
      </w:tcPr>
    </w:tblStylePr>
    <w:tblStylePr w:type="lastRow">
      <w:rPr>
        <w:b/>
        <w:color w:val="404040"/>
      </w:rPr>
      <w:tblPr/>
      <w:tcPr>
        <w:tcBorders>
          <w:top w:val="single" w:sz="4" w:space="0" w:color="577FC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4" w:themeColor="accent1" w:themeTint="32" w:fill="DAE3F4" w:themeFill="accent1" w:themeFillTint="32"/>
      </w:tcPr>
    </w:tblStylePr>
    <w:tblStylePr w:type="band1Horz">
      <w:rPr>
        <w:rFonts w:ascii="Arial" w:hAnsi="Arial"/>
        <w:color w:val="404040"/>
        <w:sz w:val="22"/>
      </w:rPr>
      <w:tblPr/>
      <w:tcPr>
        <w:shd w:val="clear" w:color="DAE3F4" w:themeColor="accent1" w:themeTint="32" w:fill="DAE3F4" w:themeFill="accent1" w:themeFillTint="32"/>
      </w:tcPr>
    </w:tblStylePr>
  </w:style>
  <w:style w:type="table" w:customStyle="1" w:styleId="GridTable4-Accent21">
    <w:name w:val="Grid Table 4 - Accent 21"/>
    <w:basedOn w:val="TableNormal"/>
    <w:uiPriority w:val="59"/>
    <w:qFormat/>
    <w:tblPr>
      <w:tblBorders>
        <w:top w:val="single" w:sz="4" w:space="0" w:color="F5B789" w:themeColor="accent2" w:themeTint="90"/>
        <w:left w:val="single" w:sz="4" w:space="0" w:color="F5B789" w:themeColor="accent2" w:themeTint="90"/>
        <w:bottom w:val="single" w:sz="4" w:space="0" w:color="F5B789" w:themeColor="accent2" w:themeTint="90"/>
        <w:right w:val="single" w:sz="4" w:space="0" w:color="F5B789" w:themeColor="accent2" w:themeTint="90"/>
        <w:insideH w:val="single" w:sz="4" w:space="0" w:color="F5B789" w:themeColor="accent2" w:themeTint="90"/>
        <w:insideV w:val="single" w:sz="4" w:space="0" w:color="F5B789" w:themeColor="accent2" w:themeTint="90"/>
      </w:tblBorders>
    </w:tblPr>
    <w:tblStylePr w:type="firstRow">
      <w:rPr>
        <w:rFonts w:ascii="Arial" w:hAnsi="Arial"/>
        <w:b/>
        <w:color w:val="FFFFFF"/>
        <w:sz w:val="22"/>
      </w:rPr>
      <w:tblPr/>
      <w:tcPr>
        <w:tc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tcBorders>
        <w:shd w:val="clear" w:color="F5B483" w:themeColor="accent2" w:themeTint="97" w:fill="F5B483" w:themeFill="accent2" w:themeFillTint="97"/>
      </w:tcPr>
    </w:tblStylePr>
    <w:tblStylePr w:type="lastRow">
      <w:rPr>
        <w:b/>
        <w:color w:val="404040"/>
      </w:rPr>
      <w:tblPr/>
      <w:tcPr>
        <w:tcBorders>
          <w:top w:val="single" w:sz="4" w:space="0" w:color="F5B483"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cPr>
        <w:shd w:val="clear" w:color="FBE6D6" w:themeColor="accent2" w:themeTint="32" w:fill="FBE6D6" w:themeFill="accent2" w:themeFillTint="32"/>
      </w:tcPr>
    </w:tblStylePr>
  </w:style>
  <w:style w:type="table" w:customStyle="1" w:styleId="GridTable4-Accent31">
    <w:name w:val="Grid Table 4 - Accent 31"/>
    <w:basedOn w:val="TableNormal"/>
    <w:uiPriority w:val="59"/>
    <w:qFormat/>
    <w:tblPr>
      <w:tblBorders>
        <w:top w:val="single" w:sz="4" w:space="0" w:color="FDDB69" w:themeColor="accent3" w:themeTint="90"/>
        <w:left w:val="single" w:sz="4" w:space="0" w:color="FDDB69" w:themeColor="accent3" w:themeTint="90"/>
        <w:bottom w:val="single" w:sz="4" w:space="0" w:color="FDDB69" w:themeColor="accent3" w:themeTint="90"/>
        <w:right w:val="single" w:sz="4" w:space="0" w:color="FDDB69" w:themeColor="accent3" w:themeTint="90"/>
        <w:insideH w:val="single" w:sz="4" w:space="0" w:color="FDDB69" w:themeColor="accent3" w:themeTint="90"/>
        <w:insideV w:val="single" w:sz="4" w:space="0" w:color="FDDB69" w:themeColor="accent3" w:themeTint="90"/>
      </w:tblBorders>
    </w:tblPr>
    <w:tblStylePr w:type="firstRow">
      <w:rPr>
        <w:rFonts w:ascii="Arial" w:hAnsi="Arial"/>
        <w:b/>
        <w:color w:val="FFFFFF"/>
        <w:sz w:val="22"/>
      </w:rPr>
      <w:tblPr/>
      <w:tcPr>
        <w:tcBorders>
          <w:top w:val="single" w:sz="4" w:space="0" w:color="F2BA02" w:themeColor="accent3" w:themeTint="FE"/>
          <w:left w:val="single" w:sz="4" w:space="0" w:color="F2BA02" w:themeColor="accent3" w:themeTint="FE"/>
          <w:bottom w:val="single" w:sz="4" w:space="0" w:color="F2BA02" w:themeColor="accent3" w:themeTint="FE"/>
          <w:right w:val="single" w:sz="4" w:space="0" w:color="F2BA02" w:themeColor="accent3" w:themeTint="FE"/>
        </w:tcBorders>
        <w:shd w:val="clear" w:color="F2BA02" w:themeColor="accent3" w:themeTint="FE" w:fill="F2BA02" w:themeFill="accent3" w:themeFillTint="FE"/>
      </w:tcPr>
    </w:tblStylePr>
    <w:tblStylePr w:type="lastRow">
      <w:rPr>
        <w:b/>
        <w:color w:val="404040"/>
      </w:rPr>
      <w:tblPr/>
      <w:tcPr>
        <w:tcBorders>
          <w:top w:val="single" w:sz="4" w:space="0" w:color="F2BA02"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cPr>
        <w:shd w:val="clear" w:color="FEF2C9" w:themeColor="accent3" w:themeTint="34" w:fill="FEF2C9" w:themeFill="accent3" w:themeFillTint="34"/>
      </w:tcPr>
    </w:tblStylePr>
  </w:style>
  <w:style w:type="table" w:customStyle="1" w:styleId="GridTable4-Accent41">
    <w:name w:val="Grid Table 4 - Accent 41"/>
    <w:basedOn w:val="TableNormal"/>
    <w:uiPriority w:val="59"/>
    <w:qFormat/>
    <w:tblPr>
      <w:tblBorders>
        <w:top w:val="single" w:sz="4" w:space="0" w:color="B0D994" w:themeColor="accent4" w:themeTint="90"/>
        <w:left w:val="single" w:sz="4" w:space="0" w:color="B0D994" w:themeColor="accent4" w:themeTint="90"/>
        <w:bottom w:val="single" w:sz="4" w:space="0" w:color="B0D994" w:themeColor="accent4" w:themeTint="90"/>
        <w:right w:val="single" w:sz="4" w:space="0" w:color="B0D994" w:themeColor="accent4" w:themeTint="90"/>
        <w:insideH w:val="single" w:sz="4" w:space="0" w:color="B0D994" w:themeColor="accent4" w:themeTint="90"/>
        <w:insideV w:val="single" w:sz="4" w:space="0" w:color="B0D994" w:themeColor="accent4" w:themeTint="90"/>
      </w:tblBorders>
    </w:tblPr>
    <w:tblStylePr w:type="firstRow">
      <w:rPr>
        <w:rFonts w:ascii="Arial" w:hAnsi="Arial"/>
        <w:b/>
        <w:color w:val="FFFFFF"/>
        <w:sz w:val="22"/>
      </w:rPr>
      <w:tblPr/>
      <w:tcPr>
        <w:tc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tcBorders>
        <w:shd w:val="clear" w:color="ABD78C" w:themeColor="accent4" w:themeTint="9A" w:fill="ABD78C" w:themeFill="accent4" w:themeFillTint="9A"/>
      </w:tcPr>
    </w:tblStylePr>
    <w:tblStylePr w:type="lastRow">
      <w:rPr>
        <w:b/>
        <w:color w:val="404040"/>
      </w:rPr>
      <w:tblPr/>
      <w:tcPr>
        <w:tcBorders>
          <w:top w:val="single" w:sz="4" w:space="0" w:color="ABD78C"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cPr>
        <w:shd w:val="clear" w:color="E2F1D8" w:themeColor="accent4" w:themeTint="34" w:fill="E2F1D8" w:themeFill="accent4" w:themeFillTint="34"/>
      </w:tcPr>
    </w:tblStylePr>
  </w:style>
  <w:style w:type="table" w:customStyle="1" w:styleId="GridTable4-Accent51">
    <w:name w:val="Grid Table 4 - Accent 51"/>
    <w:basedOn w:val="TableNormal"/>
    <w:uiPriority w:val="59"/>
    <w:qFormat/>
    <w:tblPr>
      <w:tblBorders>
        <w:top w:val="single" w:sz="4" w:space="0" w:color="84E0D8" w:themeColor="accent5" w:themeTint="90"/>
        <w:left w:val="single" w:sz="4" w:space="0" w:color="84E0D8" w:themeColor="accent5" w:themeTint="90"/>
        <w:bottom w:val="single" w:sz="4" w:space="0" w:color="84E0D8" w:themeColor="accent5" w:themeTint="90"/>
        <w:right w:val="single" w:sz="4" w:space="0" w:color="84E0D8" w:themeColor="accent5" w:themeTint="90"/>
        <w:insideH w:val="single" w:sz="4" w:space="0" w:color="84E0D8" w:themeColor="accent5" w:themeTint="90"/>
        <w:insideV w:val="single" w:sz="4" w:space="0" w:color="84E0D8" w:themeColor="accent5" w:themeTint="90"/>
      </w:tblBorders>
    </w:tblPr>
    <w:tblStylePr w:type="firstRow">
      <w:rPr>
        <w:rFonts w:ascii="Arial" w:hAnsi="Arial"/>
        <w:b/>
        <w:color w:val="FFFFFF"/>
        <w:sz w:val="22"/>
      </w:rPr>
      <w:tblPr/>
      <w:tcPr>
        <w:tcBorders>
          <w:top w:val="single" w:sz="4" w:space="0" w:color="30C0B4" w:themeColor="accent5"/>
          <w:left w:val="single" w:sz="4" w:space="0" w:color="30C0B4" w:themeColor="accent5"/>
          <w:bottom w:val="single" w:sz="4" w:space="0" w:color="30C0B4" w:themeColor="accent5"/>
          <w:right w:val="single" w:sz="4" w:space="0" w:color="30C0B4" w:themeColor="accent5"/>
        </w:tcBorders>
        <w:shd w:val="clear" w:color="30C0B4" w:themeColor="accent5" w:fill="30C0B4" w:themeFill="accent5"/>
      </w:tcPr>
    </w:tblStylePr>
    <w:tblStylePr w:type="lastRow">
      <w:rPr>
        <w:b/>
        <w:color w:val="404040"/>
      </w:rPr>
      <w:tblPr/>
      <w:tcPr>
        <w:tcBorders>
          <w:top w:val="single" w:sz="4" w:space="0" w:color="30C0B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Pr/>
      <w:tcPr>
        <w:shd w:val="clear" w:color="D2F4F1" w:themeColor="accent5" w:themeTint="34" w:fill="D2F4F1" w:themeFill="accent5" w:themeFillTint="34"/>
      </w:tcPr>
    </w:tblStylePr>
  </w:style>
  <w:style w:type="table" w:customStyle="1" w:styleId="GridTable4-Accent61">
    <w:name w:val="Grid Table 4 - Accent 61"/>
    <w:basedOn w:val="TableNormal"/>
    <w:uiPriority w:val="59"/>
    <w:qFormat/>
    <w:tblPr>
      <w:tblBorders>
        <w:top w:val="single" w:sz="4" w:space="0" w:color="F099A3" w:themeColor="accent6" w:themeTint="90"/>
        <w:left w:val="single" w:sz="4" w:space="0" w:color="F099A3" w:themeColor="accent6" w:themeTint="90"/>
        <w:bottom w:val="single" w:sz="4" w:space="0" w:color="F099A3" w:themeColor="accent6" w:themeTint="90"/>
        <w:right w:val="single" w:sz="4" w:space="0" w:color="F099A3" w:themeColor="accent6" w:themeTint="90"/>
        <w:insideH w:val="single" w:sz="4" w:space="0" w:color="F099A3" w:themeColor="accent6" w:themeTint="90"/>
        <w:insideV w:val="single" w:sz="4" w:space="0" w:color="F099A3" w:themeColor="accent6" w:themeTint="90"/>
      </w:tblBorders>
    </w:tblPr>
    <w:tblStylePr w:type="firstRow">
      <w:rPr>
        <w:rFonts w:ascii="Arial" w:hAnsi="Arial"/>
        <w:b/>
        <w:color w:val="FFFFFF"/>
        <w:sz w:val="22"/>
      </w:rPr>
      <w:tblPr/>
      <w:tcPr>
        <w:tcBorders>
          <w:top w:val="single" w:sz="4" w:space="0" w:color="E54C5E" w:themeColor="accent6"/>
          <w:left w:val="single" w:sz="4" w:space="0" w:color="E54C5E" w:themeColor="accent6"/>
          <w:bottom w:val="single" w:sz="4" w:space="0" w:color="E54C5E" w:themeColor="accent6"/>
          <w:right w:val="single" w:sz="4" w:space="0" w:color="E54C5E" w:themeColor="accent6"/>
        </w:tcBorders>
        <w:shd w:val="clear" w:color="E54C5E" w:themeColor="accent6" w:fill="E54C5E" w:themeFill="accent6"/>
      </w:tcPr>
    </w:tblStylePr>
    <w:tblStylePr w:type="lastRow">
      <w:rPr>
        <w:b/>
        <w:color w:val="404040"/>
      </w:rPr>
      <w:tblPr/>
      <w:tcPr>
        <w:tcBorders>
          <w:top w:val="single" w:sz="4" w:space="0" w:color="E54C5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cPr>
        <w:shd w:val="clear" w:color="F9DADE" w:themeColor="accent6" w:themeTint="34" w:fill="F9DADE" w:themeFill="accent6" w:themeFillTint="34"/>
      </w:tcPr>
    </w:tblStylePr>
  </w:style>
  <w:style w:type="table" w:customStyle="1" w:styleId="510">
    <w:name w:val="网格表 5 深色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874CB" w:themeColor="accent1" w:fill="4874CB" w:themeFill="accent1"/>
      </w:tcPr>
    </w:tblStylePr>
    <w:tblStylePr w:type="lastRow">
      <w:rPr>
        <w:rFonts w:ascii="Arial" w:hAnsi="Arial"/>
        <w:b/>
        <w:color w:val="FFFFFF"/>
        <w:sz w:val="22"/>
      </w:rPr>
      <w:tblPr/>
      <w:tcPr>
        <w:tcBorders>
          <w:top w:val="single" w:sz="4" w:space="0" w:color="FFFFFF" w:themeColor="light1"/>
        </w:tcBorders>
        <w:shd w:val="clear" w:color="4874CB" w:themeColor="accent1" w:fill="4874CB" w:themeFill="accent1"/>
      </w:tcPr>
    </w:tblStylePr>
    <w:tblStylePr w:type="firstCol">
      <w:rPr>
        <w:rFonts w:ascii="Arial" w:hAnsi="Arial"/>
        <w:b/>
        <w:color w:val="FFFFFF"/>
        <w:sz w:val="22"/>
      </w:rPr>
      <w:tblPr/>
      <w:tcPr>
        <w:shd w:val="clear" w:color="4874CB" w:themeColor="accent1" w:fill="4874CB" w:themeFill="accent1"/>
      </w:tcPr>
    </w:tblStylePr>
    <w:tblStylePr w:type="lastCol">
      <w:rPr>
        <w:rFonts w:ascii="Arial" w:hAnsi="Arial"/>
        <w:b/>
        <w:color w:val="FFFFFF"/>
        <w:sz w:val="22"/>
      </w:rPr>
      <w:tblPr/>
      <w:tcPr>
        <w:shd w:val="clear" w:color="4874CB" w:themeColor="accent1" w:fill="4874CB" w:themeFill="accent1"/>
      </w:tcPr>
    </w:tblStylePr>
    <w:tblStylePr w:type="band1Vert">
      <w:tblPr/>
      <w:tcPr>
        <w:shd w:val="clear" w:color="AABEE7" w:themeColor="accent1" w:themeTint="75" w:fill="AABEE7" w:themeFill="accent1" w:themeFillTint="75"/>
      </w:tcPr>
    </w:tblStylePr>
    <w:tblStylePr w:type="band1Horz">
      <w:tblPr/>
      <w:tcPr>
        <w:shd w:val="clear" w:color="AABEE7" w:themeColor="accent1" w:themeTint="75" w:fill="AABEE7"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E822F" w:themeColor="accent2" w:fill="EE822F" w:themeFill="accent2"/>
      </w:tcPr>
    </w:tblStylePr>
    <w:tblStylePr w:type="lastRow">
      <w:rPr>
        <w:rFonts w:ascii="Arial" w:hAnsi="Arial"/>
        <w:b/>
        <w:color w:val="FFFFFF"/>
        <w:sz w:val="22"/>
      </w:rPr>
      <w:tblPr/>
      <w:tcPr>
        <w:tcBorders>
          <w:top w:val="single" w:sz="4" w:space="0" w:color="FFFFFF" w:themeColor="light1"/>
        </w:tcBorders>
        <w:shd w:val="clear" w:color="EE822F" w:themeColor="accent2" w:fill="EE822F" w:themeFill="accent2"/>
      </w:tcPr>
    </w:tblStylePr>
    <w:tblStylePr w:type="firstCol">
      <w:rPr>
        <w:rFonts w:ascii="Arial" w:hAnsi="Arial"/>
        <w:b/>
        <w:color w:val="FFFFFF"/>
        <w:sz w:val="22"/>
      </w:rPr>
      <w:tblPr/>
      <w:tcPr>
        <w:shd w:val="clear" w:color="EE822F" w:themeColor="accent2" w:fill="EE822F" w:themeFill="accent2"/>
      </w:tcPr>
    </w:tblStylePr>
    <w:tblStylePr w:type="lastCol">
      <w:rPr>
        <w:rFonts w:ascii="Arial" w:hAnsi="Arial"/>
        <w:b/>
        <w:color w:val="FFFFFF"/>
        <w:sz w:val="22"/>
      </w:rPr>
      <w:tblPr/>
      <w:tcPr>
        <w:shd w:val="clear" w:color="EE822F" w:themeColor="accent2" w:fill="EE822F" w:themeFill="accent2"/>
      </w:tcPr>
    </w:tblStylePr>
    <w:tblStylePr w:type="band1Vert">
      <w:tblPr/>
      <w:tcPr>
        <w:shd w:val="clear" w:color="F7C59F" w:themeColor="accent2" w:themeTint="75" w:fill="F7C59F" w:themeFill="accent2" w:themeFillTint="75"/>
      </w:tcPr>
    </w:tblStylePr>
    <w:tblStylePr w:type="band1Horz">
      <w:tblPr/>
      <w:tcPr>
        <w:shd w:val="clear" w:color="F7C59F" w:themeColor="accent2" w:themeTint="75" w:fill="F7C59F"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2BA02" w:themeColor="accent3" w:fill="F2BA02" w:themeFill="accent3"/>
      </w:tcPr>
    </w:tblStylePr>
    <w:tblStylePr w:type="lastRow">
      <w:rPr>
        <w:rFonts w:ascii="Arial" w:hAnsi="Arial"/>
        <w:b/>
        <w:color w:val="FFFFFF"/>
        <w:sz w:val="22"/>
      </w:rPr>
      <w:tblPr/>
      <w:tcPr>
        <w:tcBorders>
          <w:top w:val="single" w:sz="4" w:space="0" w:color="FFFFFF" w:themeColor="light1"/>
        </w:tcBorders>
        <w:shd w:val="clear" w:color="F2BA02" w:themeColor="accent3" w:fill="F2BA02" w:themeFill="accent3"/>
      </w:tcPr>
    </w:tblStylePr>
    <w:tblStylePr w:type="firstCol">
      <w:rPr>
        <w:rFonts w:ascii="Arial" w:hAnsi="Arial"/>
        <w:b/>
        <w:color w:val="FFFFFF"/>
        <w:sz w:val="22"/>
      </w:rPr>
      <w:tblPr/>
      <w:tcPr>
        <w:shd w:val="clear" w:color="F2BA02" w:themeColor="accent3" w:fill="F2BA02" w:themeFill="accent3"/>
      </w:tcPr>
    </w:tblStylePr>
    <w:tblStylePr w:type="lastCol">
      <w:rPr>
        <w:rFonts w:ascii="Arial" w:hAnsi="Arial"/>
        <w:b/>
        <w:color w:val="FFFFFF"/>
        <w:sz w:val="22"/>
      </w:rPr>
      <w:tblPr/>
      <w:tcPr>
        <w:shd w:val="clear" w:color="F2BA02" w:themeColor="accent3" w:fill="F2BA02" w:themeFill="accent3"/>
      </w:tcPr>
    </w:tblStylePr>
    <w:tblStylePr w:type="band1Vert">
      <w:tblPr/>
      <w:tcPr>
        <w:shd w:val="clear" w:color="FEE185" w:themeColor="accent3" w:themeTint="75" w:fill="FEE185" w:themeFill="accent3" w:themeFillTint="75"/>
      </w:tcPr>
    </w:tblStylePr>
    <w:tblStylePr w:type="band1Horz">
      <w:tblPr/>
      <w:tcPr>
        <w:shd w:val="clear" w:color="FEE185" w:themeColor="accent3" w:themeTint="75" w:fill="FEE18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5BD42" w:themeColor="accent4" w:fill="75BD42" w:themeFill="accent4"/>
      </w:tcPr>
    </w:tblStylePr>
    <w:tblStylePr w:type="lastRow">
      <w:rPr>
        <w:rFonts w:ascii="Arial" w:hAnsi="Arial"/>
        <w:b/>
        <w:color w:val="FFFFFF"/>
        <w:sz w:val="22"/>
      </w:rPr>
      <w:tblPr/>
      <w:tcPr>
        <w:tcBorders>
          <w:top w:val="single" w:sz="4" w:space="0" w:color="FFFFFF" w:themeColor="light1"/>
        </w:tcBorders>
        <w:shd w:val="clear" w:color="75BD42" w:themeColor="accent4" w:fill="75BD42" w:themeFill="accent4"/>
      </w:tcPr>
    </w:tblStylePr>
    <w:tblStylePr w:type="firstCol">
      <w:rPr>
        <w:rFonts w:ascii="Arial" w:hAnsi="Arial"/>
        <w:b/>
        <w:color w:val="FFFFFF"/>
        <w:sz w:val="22"/>
      </w:rPr>
      <w:tblPr/>
      <w:tcPr>
        <w:shd w:val="clear" w:color="75BD42" w:themeColor="accent4" w:fill="75BD42" w:themeFill="accent4"/>
      </w:tcPr>
    </w:tblStylePr>
    <w:tblStylePr w:type="lastCol">
      <w:rPr>
        <w:rFonts w:ascii="Arial" w:hAnsi="Arial"/>
        <w:b/>
        <w:color w:val="FFFFFF"/>
        <w:sz w:val="22"/>
      </w:rPr>
      <w:tblPr/>
      <w:tcPr>
        <w:shd w:val="clear" w:color="75BD42" w:themeColor="accent4" w:fill="75BD42" w:themeFill="accent4"/>
      </w:tcPr>
    </w:tblStylePr>
    <w:tblStylePr w:type="band1Vert">
      <w:tblPr/>
      <w:tcPr>
        <w:shd w:val="clear" w:color="BFE0A8" w:themeColor="accent4" w:themeTint="75" w:fill="BFE0A8" w:themeFill="accent4" w:themeFillTint="75"/>
      </w:tcPr>
    </w:tblStylePr>
    <w:tblStylePr w:type="band1Horz">
      <w:tblPr/>
      <w:tcPr>
        <w:shd w:val="clear" w:color="BFE0A8" w:themeColor="accent4" w:themeTint="75" w:fill="BFE0A8"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30C0B4" w:themeColor="accent5" w:fill="30C0B4" w:themeFill="accent5"/>
      </w:tcPr>
    </w:tblStylePr>
    <w:tblStylePr w:type="lastRow">
      <w:rPr>
        <w:rFonts w:ascii="Arial" w:hAnsi="Arial"/>
        <w:b/>
        <w:color w:val="FFFFFF"/>
        <w:sz w:val="22"/>
      </w:rPr>
      <w:tblPr/>
      <w:tcPr>
        <w:tcBorders>
          <w:top w:val="single" w:sz="4" w:space="0" w:color="FFFFFF" w:themeColor="light1"/>
        </w:tcBorders>
        <w:shd w:val="clear" w:color="30C0B4" w:themeColor="accent5" w:fill="30C0B4" w:themeFill="accent5"/>
      </w:tcPr>
    </w:tblStylePr>
    <w:tblStylePr w:type="firstCol">
      <w:rPr>
        <w:rFonts w:ascii="Arial" w:hAnsi="Arial"/>
        <w:b/>
        <w:color w:val="FFFFFF"/>
        <w:sz w:val="22"/>
      </w:rPr>
      <w:tblPr/>
      <w:tcPr>
        <w:shd w:val="clear" w:color="30C0B4" w:themeColor="accent5" w:fill="30C0B4" w:themeFill="accent5"/>
      </w:tcPr>
    </w:tblStylePr>
    <w:tblStylePr w:type="lastCol">
      <w:rPr>
        <w:rFonts w:ascii="Arial" w:hAnsi="Arial"/>
        <w:b/>
        <w:color w:val="FFFFFF"/>
        <w:sz w:val="22"/>
      </w:rPr>
      <w:tblPr/>
      <w:tcPr>
        <w:shd w:val="clear" w:color="30C0B4" w:themeColor="accent5" w:fill="30C0B4" w:themeFill="accent5"/>
      </w:tcPr>
    </w:tblStylePr>
    <w:tblStylePr w:type="band1Vert">
      <w:tblPr/>
      <w:tcPr>
        <w:shd w:val="clear" w:color="9BE6DF" w:themeColor="accent5" w:themeTint="75" w:fill="9BE6DF" w:themeFill="accent5" w:themeFillTint="75"/>
      </w:tcPr>
    </w:tblStylePr>
    <w:tblStylePr w:type="band1Horz">
      <w:tblPr/>
      <w:tcPr>
        <w:shd w:val="clear" w:color="9BE6DF" w:themeColor="accent5" w:themeTint="75" w:fill="9BE6DF"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54C5E" w:themeColor="accent6" w:fill="E54C5E" w:themeFill="accent6"/>
      </w:tcPr>
    </w:tblStylePr>
    <w:tblStylePr w:type="lastRow">
      <w:rPr>
        <w:rFonts w:ascii="Arial" w:hAnsi="Arial"/>
        <w:b/>
        <w:color w:val="FFFFFF"/>
        <w:sz w:val="22"/>
      </w:rPr>
      <w:tblPr/>
      <w:tcPr>
        <w:tcBorders>
          <w:top w:val="single" w:sz="4" w:space="0" w:color="FFFFFF" w:themeColor="light1"/>
        </w:tcBorders>
        <w:shd w:val="clear" w:color="E54C5E" w:themeColor="accent6" w:fill="E54C5E" w:themeFill="accent6"/>
      </w:tcPr>
    </w:tblStylePr>
    <w:tblStylePr w:type="firstCol">
      <w:rPr>
        <w:rFonts w:ascii="Arial" w:hAnsi="Arial"/>
        <w:b/>
        <w:color w:val="FFFFFF"/>
        <w:sz w:val="22"/>
      </w:rPr>
      <w:tblPr/>
      <w:tcPr>
        <w:shd w:val="clear" w:color="E54C5E" w:themeColor="accent6" w:fill="E54C5E" w:themeFill="accent6"/>
      </w:tcPr>
    </w:tblStylePr>
    <w:tblStylePr w:type="lastCol">
      <w:rPr>
        <w:rFonts w:ascii="Arial" w:hAnsi="Arial"/>
        <w:b/>
        <w:color w:val="FFFFFF"/>
        <w:sz w:val="22"/>
      </w:rPr>
      <w:tblPr/>
      <w:tcPr>
        <w:shd w:val="clear" w:color="E54C5E" w:themeColor="accent6" w:fill="E54C5E" w:themeFill="accent6"/>
      </w:tcPr>
    </w:tblStylePr>
    <w:tblStylePr w:type="band1Vert">
      <w:tblPr/>
      <w:tcPr>
        <w:shd w:val="clear" w:color="F3ACB4" w:themeColor="accent6" w:themeTint="75" w:fill="F3ACB4" w:themeFill="accent6" w:themeFillTint="75"/>
      </w:tcPr>
    </w:tblStylePr>
    <w:tblStylePr w:type="band1Horz">
      <w:tblPr/>
      <w:tcPr>
        <w:shd w:val="clear" w:color="F3ACB4" w:themeColor="accent6" w:themeTint="75" w:fill="F3ACB4" w:themeFill="accent6" w:themeFillTint="75"/>
      </w:tcPr>
    </w:tblStylePr>
  </w:style>
  <w:style w:type="table" w:customStyle="1" w:styleId="61">
    <w:name w:val="网格表 6 彩色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Borders>
        <w:top w:val="single" w:sz="4" w:space="0" w:color="A3B9E5" w:themeColor="accent1" w:themeTint="80"/>
        <w:left w:val="single" w:sz="4" w:space="0" w:color="A3B9E5" w:themeColor="accent1" w:themeTint="80"/>
        <w:bottom w:val="single" w:sz="4" w:space="0" w:color="A3B9E5" w:themeColor="accent1" w:themeTint="80"/>
        <w:right w:val="single" w:sz="4" w:space="0" w:color="A3B9E5" w:themeColor="accent1" w:themeTint="80"/>
        <w:insideH w:val="single" w:sz="4" w:space="0" w:color="A3B9E5" w:themeColor="accent1" w:themeTint="80"/>
        <w:insideV w:val="single" w:sz="4" w:space="0" w:color="A3B9E5" w:themeColor="accent1" w:themeTint="80"/>
      </w:tblBorders>
    </w:tblPr>
    <w:tblStylePr w:type="firstRow">
      <w:rPr>
        <w:b/>
        <w:color w:val="A3B9E5" w:themeColor="accent1" w:themeTint="80"/>
      </w:rPr>
      <w:tblPr/>
      <w:tcPr>
        <w:tcBorders>
          <w:bottom w:val="single" w:sz="12" w:space="0" w:color="A3B9E5" w:themeColor="accent1" w:themeTint="80"/>
        </w:tcBorders>
      </w:tcPr>
    </w:tblStylePr>
    <w:tblStylePr w:type="lastRow">
      <w:rPr>
        <w:b/>
        <w:color w:val="A3B9E5" w:themeColor="accent1" w:themeTint="80"/>
      </w:rPr>
    </w:tblStylePr>
    <w:tblStylePr w:type="firstCol">
      <w:rPr>
        <w:b/>
        <w:color w:val="A3B9E5" w:themeColor="accent1" w:themeTint="80"/>
      </w:rPr>
    </w:tblStylePr>
    <w:tblStylePr w:type="lastCol">
      <w:rPr>
        <w:b/>
        <w:color w:val="A3B9E5" w:themeColor="accent1" w:themeTint="80"/>
      </w:rPr>
    </w:tblStylePr>
    <w:tblStylePr w:type="band1Vert">
      <w:tblPr/>
      <w:tcPr>
        <w:shd w:val="clear" w:color="D9E2F4" w:themeColor="accent1" w:themeTint="34" w:fill="D9E2F4" w:themeFill="accent1" w:themeFillTint="34"/>
      </w:tcPr>
    </w:tblStylePr>
    <w:tblStylePr w:type="band1Horz">
      <w:rPr>
        <w:rFonts w:ascii="Arial" w:hAnsi="Arial"/>
        <w:color w:val="A3B9E5" w:themeColor="accent1" w:themeTint="80"/>
        <w:sz w:val="22"/>
      </w:rPr>
      <w:tblPr/>
      <w:tcPr>
        <w:shd w:val="clear" w:color="D9E2F4" w:themeColor="accent1" w:themeTint="34" w:fill="D9E2F4" w:themeFill="accent1" w:themeFillTint="34"/>
      </w:tcPr>
    </w:tblStylePr>
    <w:tblStylePr w:type="band2Horz">
      <w:rPr>
        <w:rFonts w:ascii="Arial" w:hAnsi="Arial"/>
        <w:color w:val="A3B9E5" w:themeColor="accent1" w:themeTint="80"/>
        <w:sz w:val="22"/>
      </w:rPr>
    </w:tblStylePr>
  </w:style>
  <w:style w:type="table" w:customStyle="1" w:styleId="GridTable6Colorful-Accent2">
    <w:name w:val="Grid Table 6 Colorful - Accent 2"/>
    <w:basedOn w:val="TableNormal"/>
    <w:uiPriority w:val="99"/>
    <w:qFormat/>
    <w:tblPr>
      <w:tbl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insideH w:val="single" w:sz="4" w:space="0" w:color="F5B483" w:themeColor="accent2" w:themeTint="97"/>
        <w:insideV w:val="single" w:sz="4" w:space="0" w:color="F5B483" w:themeColor="accent2" w:themeTint="97"/>
      </w:tblBorders>
    </w:tblPr>
    <w:tblStylePr w:type="firstRow">
      <w:rPr>
        <w:b/>
        <w:color w:val="F5B484" w:themeColor="accent2" w:themeTint="96"/>
      </w:rPr>
      <w:tblPr/>
      <w:tcPr>
        <w:tcBorders>
          <w:bottom w:val="single" w:sz="12" w:space="0" w:color="F5B483" w:themeColor="accent2" w:themeTint="97"/>
        </w:tcBorders>
      </w:tcPr>
    </w:tblStylePr>
    <w:tblStylePr w:type="lastRow">
      <w:rPr>
        <w:b/>
        <w:color w:val="F5B484" w:themeColor="accent2" w:themeTint="96"/>
      </w:rPr>
    </w:tblStylePr>
    <w:tblStylePr w:type="firstCol">
      <w:rPr>
        <w:b/>
        <w:color w:val="F5B484" w:themeColor="accent2" w:themeTint="96"/>
      </w:rPr>
    </w:tblStylePr>
    <w:tblStylePr w:type="lastCol">
      <w:rPr>
        <w:b/>
        <w:color w:val="F5B484" w:themeColor="accent2" w:themeTint="96"/>
      </w:rPr>
    </w:tblStylePr>
    <w:tblStylePr w:type="band1Vert">
      <w:tblPr/>
      <w:tcPr>
        <w:shd w:val="clear" w:color="FBE6D6" w:themeColor="accent2" w:themeTint="32" w:fill="FBE6D6" w:themeFill="accent2" w:themeFillTint="32"/>
      </w:tcPr>
    </w:tblStylePr>
    <w:tblStylePr w:type="band1Horz">
      <w:rPr>
        <w:rFonts w:ascii="Arial" w:hAnsi="Arial"/>
        <w:color w:val="F5B484" w:themeColor="accent2" w:themeTint="96"/>
        <w:sz w:val="22"/>
      </w:rPr>
      <w:tblPr/>
      <w:tcPr>
        <w:shd w:val="clear" w:color="FBE6D6" w:themeColor="accent2" w:themeTint="32" w:fill="FBE6D6" w:themeFill="accent2" w:themeFillTint="32"/>
      </w:tcPr>
    </w:tblStylePr>
    <w:tblStylePr w:type="band2Horz">
      <w:rPr>
        <w:rFonts w:ascii="Arial" w:hAnsi="Arial"/>
        <w:color w:val="F5B484" w:themeColor="accent2" w:themeTint="96"/>
        <w:sz w:val="22"/>
      </w:rPr>
    </w:tblStylePr>
  </w:style>
  <w:style w:type="table" w:customStyle="1" w:styleId="GridTable6Colorful-Accent3">
    <w:name w:val="Grid Table 6 Colorful - Accent 3"/>
    <w:basedOn w:val="TableNormal"/>
    <w:uiPriority w:val="99"/>
    <w:qFormat/>
    <w:tblPr>
      <w:tblBorders>
        <w:top w:val="single" w:sz="4" w:space="0" w:color="F2BA02" w:themeColor="accent3" w:themeTint="FE"/>
        <w:left w:val="single" w:sz="4" w:space="0" w:color="F2BA02" w:themeColor="accent3" w:themeTint="FE"/>
        <w:bottom w:val="single" w:sz="4" w:space="0" w:color="F2BA02" w:themeColor="accent3" w:themeTint="FE"/>
        <w:right w:val="single" w:sz="4" w:space="0" w:color="F2BA02" w:themeColor="accent3" w:themeTint="FE"/>
        <w:insideH w:val="single" w:sz="4" w:space="0" w:color="F2BA02" w:themeColor="accent3" w:themeTint="FE"/>
        <w:insideV w:val="single" w:sz="4" w:space="0" w:color="F2BA02" w:themeColor="accent3" w:themeTint="FE"/>
      </w:tblBorders>
    </w:tblPr>
    <w:tblStylePr w:type="firstRow">
      <w:rPr>
        <w:b/>
        <w:color w:val="F2BA02" w:themeColor="accent3"/>
      </w:rPr>
      <w:tblPr/>
      <w:tcPr>
        <w:tcBorders>
          <w:bottom w:val="single" w:sz="12" w:space="0" w:color="F2BA02" w:themeColor="accent3" w:themeTint="FE"/>
        </w:tcBorders>
      </w:tcPr>
    </w:tblStylePr>
    <w:tblStylePr w:type="lastRow">
      <w:rPr>
        <w:b/>
        <w:color w:val="F2BA02" w:themeColor="accent3"/>
      </w:rPr>
    </w:tblStylePr>
    <w:tblStylePr w:type="firstCol">
      <w:rPr>
        <w:b/>
        <w:color w:val="F2BA02" w:themeColor="accent3"/>
      </w:rPr>
    </w:tblStylePr>
    <w:tblStylePr w:type="lastCol">
      <w:rPr>
        <w:b/>
        <w:color w:val="F2BA02" w:themeColor="accent3"/>
      </w:rPr>
    </w:tblStylePr>
    <w:tblStylePr w:type="band1Vert">
      <w:tblPr/>
      <w:tcPr>
        <w:shd w:val="clear" w:color="FEF2C9" w:themeColor="accent3" w:themeTint="34" w:fill="FEF2C9" w:themeFill="accent3" w:themeFillTint="34"/>
      </w:tcPr>
    </w:tblStylePr>
    <w:tblStylePr w:type="band1Horz">
      <w:rPr>
        <w:rFonts w:ascii="Arial" w:hAnsi="Arial"/>
        <w:color w:val="F2BA02" w:themeColor="accent3"/>
        <w:sz w:val="22"/>
      </w:rPr>
      <w:tblPr/>
      <w:tcPr>
        <w:shd w:val="clear" w:color="FEF2C9" w:themeColor="accent3" w:themeTint="34" w:fill="FEF2C9" w:themeFill="accent3" w:themeFillTint="34"/>
      </w:tcPr>
    </w:tblStylePr>
    <w:tblStylePr w:type="band2Horz">
      <w:rPr>
        <w:rFonts w:ascii="Arial" w:hAnsi="Arial"/>
        <w:color w:val="F2BA02" w:themeColor="accent3"/>
        <w:sz w:val="22"/>
      </w:rPr>
    </w:tblStylePr>
  </w:style>
  <w:style w:type="table" w:customStyle="1" w:styleId="GridTable6Colorful-Accent4">
    <w:name w:val="Grid Table 6 Colorful - Accent 4"/>
    <w:basedOn w:val="TableNormal"/>
    <w:uiPriority w:val="99"/>
    <w:qFormat/>
    <w:tblPr>
      <w:tbl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insideH w:val="single" w:sz="4" w:space="0" w:color="ABD78C" w:themeColor="accent4" w:themeTint="9A"/>
        <w:insideV w:val="single" w:sz="4" w:space="0" w:color="ABD78C" w:themeColor="accent4" w:themeTint="9A"/>
      </w:tblBorders>
    </w:tblPr>
    <w:tblStylePr w:type="firstRow">
      <w:rPr>
        <w:b/>
        <w:color w:val="ABD78D" w:themeColor="accent4" w:themeTint="99"/>
      </w:rPr>
      <w:tblPr/>
      <w:tcPr>
        <w:tcBorders>
          <w:bottom w:val="single" w:sz="12" w:space="0" w:color="ABD78C" w:themeColor="accent4" w:themeTint="9A"/>
        </w:tcBorders>
      </w:tcPr>
    </w:tblStylePr>
    <w:tblStylePr w:type="lastRow">
      <w:rPr>
        <w:b/>
        <w:color w:val="ABD78D" w:themeColor="accent4" w:themeTint="99"/>
      </w:rPr>
    </w:tblStylePr>
    <w:tblStylePr w:type="firstCol">
      <w:rPr>
        <w:b/>
        <w:color w:val="ABD78D" w:themeColor="accent4" w:themeTint="99"/>
      </w:rPr>
    </w:tblStylePr>
    <w:tblStylePr w:type="lastCol">
      <w:rPr>
        <w:b/>
        <w:color w:val="ABD78D" w:themeColor="accent4" w:themeTint="99"/>
      </w:rPr>
    </w:tblStylePr>
    <w:tblStylePr w:type="band1Vert">
      <w:tblPr/>
      <w:tcPr>
        <w:shd w:val="clear" w:color="E2F1D8" w:themeColor="accent4" w:themeTint="34" w:fill="E2F1D8" w:themeFill="accent4" w:themeFillTint="34"/>
      </w:tcPr>
    </w:tblStylePr>
    <w:tblStylePr w:type="band1Horz">
      <w:rPr>
        <w:rFonts w:ascii="Arial" w:hAnsi="Arial"/>
        <w:color w:val="ABD78D" w:themeColor="accent4" w:themeTint="99"/>
        <w:sz w:val="22"/>
      </w:rPr>
      <w:tblPr/>
      <w:tcPr>
        <w:shd w:val="clear" w:color="E2F1D8" w:themeColor="accent4" w:themeTint="34" w:fill="E2F1D8" w:themeFill="accent4" w:themeFillTint="34"/>
      </w:tcPr>
    </w:tblStylePr>
    <w:tblStylePr w:type="band2Horz">
      <w:rPr>
        <w:rFonts w:ascii="Arial" w:hAnsi="Arial"/>
        <w:color w:val="ABD78D" w:themeColor="accent4" w:themeTint="99"/>
        <w:sz w:val="22"/>
      </w:rPr>
    </w:tblStylePr>
  </w:style>
  <w:style w:type="table" w:customStyle="1" w:styleId="GridTable6Colorful-Accent5">
    <w:name w:val="Grid Table 6 Colorful - Accent 5"/>
    <w:basedOn w:val="TableNormal"/>
    <w:uiPriority w:val="99"/>
    <w:qFormat/>
    <w:tblPr>
      <w:tblBorders>
        <w:top w:val="single" w:sz="4" w:space="0" w:color="30C0B4" w:themeColor="accent5"/>
        <w:left w:val="single" w:sz="4" w:space="0" w:color="30C0B4" w:themeColor="accent5"/>
        <w:bottom w:val="single" w:sz="4" w:space="0" w:color="30C0B4" w:themeColor="accent5"/>
        <w:right w:val="single" w:sz="4" w:space="0" w:color="30C0B4" w:themeColor="accent5"/>
        <w:insideH w:val="single" w:sz="4" w:space="0" w:color="30C0B4" w:themeColor="accent5"/>
        <w:insideV w:val="single" w:sz="4" w:space="0" w:color="30C0B4" w:themeColor="accent5"/>
      </w:tblBorders>
    </w:tblPr>
    <w:tblStylePr w:type="firstRow">
      <w:rPr>
        <w:b/>
        <w:color w:val="1B6F67" w:themeColor="accent5" w:themeShade="94"/>
      </w:rPr>
      <w:tblPr/>
      <w:tcPr>
        <w:tcBorders>
          <w:bottom w:val="single" w:sz="12" w:space="0" w:color="30C0B4" w:themeColor="accent5"/>
        </w:tcBorders>
      </w:tcPr>
    </w:tblStylePr>
    <w:tblStylePr w:type="lastRow">
      <w:rPr>
        <w:b/>
        <w:color w:val="1B6F67" w:themeColor="accent5" w:themeShade="94"/>
      </w:rPr>
    </w:tblStylePr>
    <w:tblStylePr w:type="firstCol">
      <w:rPr>
        <w:b/>
        <w:color w:val="1B6F67" w:themeColor="accent5" w:themeShade="94"/>
      </w:rPr>
    </w:tblStylePr>
    <w:tblStylePr w:type="lastCol">
      <w:rPr>
        <w:b/>
        <w:color w:val="1B6F67" w:themeColor="accent5" w:themeShade="94"/>
      </w:rPr>
    </w:tblStylePr>
    <w:tblStylePr w:type="band1Vert">
      <w:tblPr/>
      <w:tcPr>
        <w:shd w:val="clear" w:color="D2F4F1" w:themeColor="accent5" w:themeTint="34" w:fill="D2F4F1" w:themeFill="accent5" w:themeFillTint="34"/>
      </w:tcPr>
    </w:tblStylePr>
    <w:tblStylePr w:type="band1Horz">
      <w:rPr>
        <w:rFonts w:ascii="Arial" w:hAnsi="Arial"/>
        <w:color w:val="1B6F67" w:themeColor="accent5" w:themeShade="94"/>
        <w:sz w:val="22"/>
      </w:rPr>
      <w:tblPr/>
      <w:tcPr>
        <w:shd w:val="clear" w:color="D2F4F1" w:themeColor="accent5" w:themeTint="34" w:fill="D2F4F1" w:themeFill="accent5" w:themeFillTint="34"/>
      </w:tcPr>
    </w:tblStylePr>
    <w:tblStylePr w:type="band2Horz">
      <w:rPr>
        <w:rFonts w:ascii="Arial" w:hAnsi="Arial"/>
        <w:color w:val="1B6F67" w:themeColor="accent5" w:themeShade="94"/>
        <w:sz w:val="22"/>
      </w:rPr>
    </w:tblStylePr>
  </w:style>
  <w:style w:type="table" w:customStyle="1" w:styleId="GridTable6Colorful-Accent6">
    <w:name w:val="Grid Table 6 Colorful - Accent 6"/>
    <w:basedOn w:val="TableNormal"/>
    <w:uiPriority w:val="99"/>
    <w:qFormat/>
    <w:tblPr>
      <w:tblBorders>
        <w:top w:val="single" w:sz="4" w:space="0" w:color="E54C5E" w:themeColor="accent6"/>
        <w:left w:val="single" w:sz="4" w:space="0" w:color="E54C5E" w:themeColor="accent6"/>
        <w:bottom w:val="single" w:sz="4" w:space="0" w:color="E54C5E" w:themeColor="accent6"/>
        <w:right w:val="single" w:sz="4" w:space="0" w:color="E54C5E" w:themeColor="accent6"/>
        <w:insideH w:val="single" w:sz="4" w:space="0" w:color="E54C5E" w:themeColor="accent6"/>
        <w:insideV w:val="single" w:sz="4" w:space="0" w:color="E54C5E" w:themeColor="accent6"/>
      </w:tblBorders>
    </w:tblPr>
    <w:tblStylePr w:type="firstRow">
      <w:rPr>
        <w:b/>
        <w:color w:val="1B6F67" w:themeColor="accent5" w:themeShade="94"/>
      </w:rPr>
      <w:tblPr/>
      <w:tcPr>
        <w:tcBorders>
          <w:bottom w:val="single" w:sz="12" w:space="0" w:color="E54C5E" w:themeColor="accent6"/>
        </w:tcBorders>
      </w:tcPr>
    </w:tblStylePr>
    <w:tblStylePr w:type="lastRow">
      <w:rPr>
        <w:b/>
        <w:color w:val="1B6F67" w:themeColor="accent5" w:themeShade="94"/>
      </w:rPr>
    </w:tblStylePr>
    <w:tblStylePr w:type="firstCol">
      <w:rPr>
        <w:b/>
        <w:color w:val="1B6F67" w:themeColor="accent5" w:themeShade="94"/>
      </w:rPr>
    </w:tblStylePr>
    <w:tblStylePr w:type="lastCol">
      <w:rPr>
        <w:b/>
        <w:color w:val="1B6F67" w:themeColor="accent5" w:themeShade="94"/>
      </w:rPr>
    </w:tblStylePr>
    <w:tblStylePr w:type="band1Vert">
      <w:tblPr/>
      <w:tcPr>
        <w:shd w:val="clear" w:color="F9DADE" w:themeColor="accent6" w:themeTint="34" w:fill="F9DADE" w:themeFill="accent6" w:themeFillTint="34"/>
      </w:tcPr>
    </w:tblStylePr>
    <w:tblStylePr w:type="band1Horz">
      <w:rPr>
        <w:rFonts w:ascii="Arial" w:hAnsi="Arial"/>
        <w:color w:val="1B6F67" w:themeColor="accent5" w:themeShade="94"/>
        <w:sz w:val="22"/>
      </w:rPr>
      <w:tblPr/>
      <w:tcPr>
        <w:shd w:val="clear" w:color="F9DADE" w:themeColor="accent6" w:themeTint="34" w:fill="F9DADE" w:themeFill="accent6" w:themeFillTint="34"/>
      </w:tcPr>
    </w:tblStylePr>
    <w:tblStylePr w:type="band2Horz">
      <w:rPr>
        <w:rFonts w:ascii="Arial" w:hAnsi="Arial"/>
        <w:color w:val="1B6F67" w:themeColor="accent5" w:themeShade="94"/>
        <w:sz w:val="22"/>
      </w:rPr>
    </w:tblStylePr>
  </w:style>
  <w:style w:type="table" w:customStyle="1" w:styleId="71">
    <w:name w:val="网格表 7 彩色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Borders>
        <w:bottom w:val="single" w:sz="4" w:space="0" w:color="A3B9E5" w:themeColor="accent1" w:themeTint="80"/>
        <w:right w:val="single" w:sz="4" w:space="0" w:color="A3B9E5" w:themeColor="accent1" w:themeTint="80"/>
        <w:insideH w:val="single" w:sz="4" w:space="0" w:color="A3B9E5" w:themeColor="accent1" w:themeTint="80"/>
        <w:insideV w:val="single" w:sz="4" w:space="0" w:color="A3B9E5" w:themeColor="accent1" w:themeTint="80"/>
      </w:tblBorders>
    </w:tblPr>
    <w:tblStylePr w:type="firstRow">
      <w:rPr>
        <w:rFonts w:ascii="Arial" w:hAnsi="Arial"/>
        <w:b/>
        <w:color w:val="A3B9E5" w:themeColor="accent1" w:themeTint="80"/>
        <w:sz w:val="22"/>
      </w:rPr>
      <w:tblPr/>
      <w:tcPr>
        <w:tcBorders>
          <w:top w:val="nil"/>
          <w:left w:val="nil"/>
          <w:bottom w:val="single" w:sz="4" w:space="0" w:color="A3B9E5" w:themeColor="accent1" w:themeTint="80"/>
          <w:right w:val="nil"/>
        </w:tcBorders>
        <w:shd w:val="clear" w:color="FFFFFF" w:themeColor="light1" w:fill="FFFFFF" w:themeFill="light1"/>
      </w:tcPr>
    </w:tblStylePr>
    <w:tblStylePr w:type="lastRow">
      <w:rPr>
        <w:rFonts w:ascii="Arial" w:hAnsi="Arial"/>
        <w:b/>
        <w:color w:val="A3B9E5" w:themeColor="accent1" w:themeTint="80"/>
        <w:sz w:val="22"/>
      </w:rPr>
      <w:tblPr/>
      <w:tcPr>
        <w:tcBorders>
          <w:top w:val="single" w:sz="4" w:space="0" w:color="A3B9E5"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3B9E5" w:themeColor="accent1" w:themeTint="80"/>
        <w:sz w:val="22"/>
      </w:rPr>
      <w:tblPr/>
      <w:tcPr>
        <w:tcBorders>
          <w:top w:val="nil"/>
          <w:left w:val="nil"/>
          <w:bottom w:val="nil"/>
          <w:right w:val="single" w:sz="4" w:space="0" w:color="A3B9E5" w:themeColor="accent1" w:themeTint="80"/>
        </w:tcBorders>
        <w:shd w:val="clear" w:color="FFFFFF" w:fill="auto"/>
      </w:tcPr>
    </w:tblStylePr>
    <w:tblStylePr w:type="lastCol">
      <w:rPr>
        <w:rFonts w:ascii="Arial" w:hAnsi="Arial"/>
        <w:i/>
        <w:color w:val="A3B9E5" w:themeColor="accent1" w:themeTint="80"/>
        <w:sz w:val="22"/>
      </w:rPr>
      <w:tblPr/>
      <w:tcPr>
        <w:tcBorders>
          <w:top w:val="nil"/>
          <w:left w:val="single" w:sz="4" w:space="0" w:color="A3B9E5" w:themeColor="accent1" w:themeTint="80"/>
          <w:bottom w:val="nil"/>
          <w:right w:val="nil"/>
        </w:tcBorders>
        <w:shd w:val="clear" w:color="FFFFFF" w:fill="auto"/>
      </w:tcPr>
    </w:tblStylePr>
    <w:tblStylePr w:type="band1Vert">
      <w:tblPr/>
      <w:tcPr>
        <w:shd w:val="clear" w:color="D9E2F4" w:themeColor="accent1" w:themeTint="34" w:fill="D9E2F4" w:themeFill="accent1" w:themeFillTint="34"/>
      </w:tcPr>
    </w:tblStylePr>
    <w:tblStylePr w:type="band1Horz">
      <w:rPr>
        <w:rFonts w:ascii="Arial" w:hAnsi="Arial"/>
        <w:color w:val="A3B9E5" w:themeColor="accent1" w:themeTint="80"/>
        <w:sz w:val="22"/>
      </w:rPr>
      <w:tblPr/>
      <w:tcPr>
        <w:shd w:val="clear" w:color="D9E2F4" w:themeColor="accent1" w:themeTint="34" w:fill="D9E2F4" w:themeFill="accent1" w:themeFillTint="34"/>
      </w:tcPr>
    </w:tblStylePr>
    <w:tblStylePr w:type="band2Horz">
      <w:rPr>
        <w:rFonts w:ascii="Arial" w:hAnsi="Arial"/>
        <w:color w:val="A3B9E5" w:themeColor="accent1" w:themeTint="80"/>
        <w:sz w:val="22"/>
      </w:rPr>
    </w:tblStylePr>
  </w:style>
  <w:style w:type="table" w:customStyle="1" w:styleId="GridTable7Colorful-Accent2">
    <w:name w:val="Grid Table 7 Colorful - Accent 2"/>
    <w:basedOn w:val="TableNormal"/>
    <w:uiPriority w:val="99"/>
    <w:qFormat/>
    <w:tblPr>
      <w:tblBorders>
        <w:bottom w:val="single" w:sz="4" w:space="0" w:color="F5B483" w:themeColor="accent2" w:themeTint="97"/>
        <w:right w:val="single" w:sz="4" w:space="0" w:color="F5B483" w:themeColor="accent2" w:themeTint="97"/>
        <w:insideH w:val="single" w:sz="4" w:space="0" w:color="F5B483" w:themeColor="accent2" w:themeTint="97"/>
        <w:insideV w:val="single" w:sz="4" w:space="0" w:color="F5B483" w:themeColor="accent2" w:themeTint="97"/>
      </w:tblBorders>
    </w:tblPr>
    <w:tblStylePr w:type="firstRow">
      <w:rPr>
        <w:rFonts w:ascii="Arial" w:hAnsi="Arial"/>
        <w:b/>
        <w:color w:val="F5B484" w:themeColor="accent2" w:themeTint="96"/>
        <w:sz w:val="22"/>
      </w:rPr>
      <w:tblPr/>
      <w:tcPr>
        <w:tcBorders>
          <w:top w:val="nil"/>
          <w:left w:val="nil"/>
          <w:bottom w:val="single" w:sz="4" w:space="0" w:color="F5B483" w:themeColor="accent2" w:themeTint="97"/>
          <w:right w:val="nil"/>
        </w:tcBorders>
        <w:shd w:val="clear" w:color="FFFFFF" w:themeColor="light1" w:fill="FFFFFF" w:themeFill="light1"/>
      </w:tcPr>
    </w:tblStylePr>
    <w:tblStylePr w:type="lastRow">
      <w:rPr>
        <w:rFonts w:ascii="Arial" w:hAnsi="Arial"/>
        <w:b/>
        <w:color w:val="F5B484" w:themeColor="accent2" w:themeTint="96"/>
        <w:sz w:val="22"/>
      </w:rPr>
      <w:tblPr/>
      <w:tcPr>
        <w:tcBorders>
          <w:top w:val="single" w:sz="4" w:space="0" w:color="F5B483"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5B484" w:themeColor="accent2" w:themeTint="96"/>
        <w:sz w:val="22"/>
      </w:rPr>
      <w:tblPr/>
      <w:tcPr>
        <w:tcBorders>
          <w:top w:val="nil"/>
          <w:left w:val="nil"/>
          <w:bottom w:val="nil"/>
          <w:right w:val="single" w:sz="4" w:space="0" w:color="F5B483" w:themeColor="accent2" w:themeTint="97"/>
        </w:tcBorders>
        <w:shd w:val="clear" w:color="FFFFFF" w:fill="auto"/>
      </w:tcPr>
    </w:tblStylePr>
    <w:tblStylePr w:type="lastCol">
      <w:rPr>
        <w:rFonts w:ascii="Arial" w:hAnsi="Arial"/>
        <w:i/>
        <w:color w:val="F5B484" w:themeColor="accent2" w:themeTint="96"/>
        <w:sz w:val="22"/>
      </w:rPr>
      <w:tblPr/>
      <w:tcPr>
        <w:tcBorders>
          <w:top w:val="nil"/>
          <w:left w:val="single" w:sz="4" w:space="0" w:color="F5B483" w:themeColor="accent2" w:themeTint="97"/>
          <w:bottom w:val="nil"/>
          <w:right w:val="nil"/>
        </w:tcBorders>
        <w:shd w:val="clear" w:color="FFFFFF" w:fill="auto"/>
      </w:tcPr>
    </w:tblStylePr>
    <w:tblStylePr w:type="band1Vert">
      <w:tblPr/>
      <w:tcPr>
        <w:shd w:val="clear" w:color="FBE6D6" w:themeColor="accent2" w:themeTint="32" w:fill="FBE6D6" w:themeFill="accent2" w:themeFillTint="32"/>
      </w:tcPr>
    </w:tblStylePr>
    <w:tblStylePr w:type="band1Horz">
      <w:rPr>
        <w:rFonts w:ascii="Arial" w:hAnsi="Arial"/>
        <w:color w:val="F5B484" w:themeColor="accent2" w:themeTint="96"/>
        <w:sz w:val="22"/>
      </w:rPr>
      <w:tblPr/>
      <w:tcPr>
        <w:shd w:val="clear" w:color="FBE6D6" w:themeColor="accent2" w:themeTint="32" w:fill="FBE6D6" w:themeFill="accent2" w:themeFillTint="32"/>
      </w:tcPr>
    </w:tblStylePr>
    <w:tblStylePr w:type="band2Horz">
      <w:rPr>
        <w:rFonts w:ascii="Arial" w:hAnsi="Arial"/>
        <w:color w:val="F5B484" w:themeColor="accent2" w:themeTint="96"/>
        <w:sz w:val="22"/>
      </w:rPr>
    </w:tblStylePr>
  </w:style>
  <w:style w:type="table" w:customStyle="1" w:styleId="GridTable7Colorful-Accent3">
    <w:name w:val="Grid Table 7 Colorful - Accent 3"/>
    <w:basedOn w:val="TableNormal"/>
    <w:uiPriority w:val="99"/>
    <w:qFormat/>
    <w:tblPr>
      <w:tblBorders>
        <w:bottom w:val="single" w:sz="4" w:space="0" w:color="F2BA02" w:themeColor="accent3" w:themeTint="FE"/>
        <w:right w:val="single" w:sz="4" w:space="0" w:color="F2BA02" w:themeColor="accent3" w:themeTint="FE"/>
        <w:insideH w:val="single" w:sz="4" w:space="0" w:color="F2BA02" w:themeColor="accent3" w:themeTint="FE"/>
        <w:insideV w:val="single" w:sz="4" w:space="0" w:color="F2BA02" w:themeColor="accent3" w:themeTint="FE"/>
      </w:tblBorders>
    </w:tblPr>
    <w:tblStylePr w:type="firstRow">
      <w:rPr>
        <w:rFonts w:ascii="Arial" w:hAnsi="Arial"/>
        <w:b/>
        <w:color w:val="F2BA02" w:themeColor="accent3"/>
        <w:sz w:val="22"/>
      </w:rPr>
      <w:tblPr/>
      <w:tcPr>
        <w:tcBorders>
          <w:top w:val="nil"/>
          <w:left w:val="nil"/>
          <w:bottom w:val="single" w:sz="4" w:space="0" w:color="F2BA02" w:themeColor="accent3" w:themeTint="FE"/>
          <w:right w:val="nil"/>
        </w:tcBorders>
        <w:shd w:val="clear" w:color="FFFFFF" w:themeColor="light1" w:fill="FFFFFF" w:themeFill="light1"/>
      </w:tcPr>
    </w:tblStylePr>
    <w:tblStylePr w:type="lastRow">
      <w:rPr>
        <w:rFonts w:ascii="Arial" w:hAnsi="Arial"/>
        <w:b/>
        <w:color w:val="F2BA02" w:themeColor="accent3"/>
        <w:sz w:val="22"/>
      </w:rPr>
      <w:tblPr/>
      <w:tcPr>
        <w:tcBorders>
          <w:top w:val="single" w:sz="4" w:space="0" w:color="F2BA02"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F2BA02" w:themeColor="accent3"/>
        <w:sz w:val="22"/>
      </w:rPr>
      <w:tblPr/>
      <w:tcPr>
        <w:tcBorders>
          <w:top w:val="nil"/>
          <w:left w:val="nil"/>
          <w:bottom w:val="nil"/>
          <w:right w:val="single" w:sz="4" w:space="0" w:color="F2BA02" w:themeColor="accent3" w:themeTint="FE"/>
        </w:tcBorders>
        <w:shd w:val="clear" w:color="FFFFFF" w:fill="auto"/>
      </w:tcPr>
    </w:tblStylePr>
    <w:tblStylePr w:type="lastCol">
      <w:rPr>
        <w:rFonts w:ascii="Arial" w:hAnsi="Arial"/>
        <w:i/>
        <w:color w:val="F2BA02" w:themeColor="accent3"/>
        <w:sz w:val="22"/>
      </w:rPr>
      <w:tblPr/>
      <w:tcPr>
        <w:tcBorders>
          <w:top w:val="nil"/>
          <w:left w:val="single" w:sz="4" w:space="0" w:color="F2BA02" w:themeColor="accent3" w:themeTint="FE"/>
          <w:bottom w:val="nil"/>
          <w:right w:val="nil"/>
        </w:tcBorders>
        <w:shd w:val="clear" w:color="FFFFFF" w:fill="auto"/>
      </w:tcPr>
    </w:tblStylePr>
    <w:tblStylePr w:type="band1Vert">
      <w:tblPr/>
      <w:tcPr>
        <w:shd w:val="clear" w:color="FEF2C9" w:themeColor="accent3" w:themeTint="34" w:fill="FEF2C9" w:themeFill="accent3" w:themeFillTint="34"/>
      </w:tcPr>
    </w:tblStylePr>
    <w:tblStylePr w:type="band1Horz">
      <w:rPr>
        <w:rFonts w:ascii="Arial" w:hAnsi="Arial"/>
        <w:color w:val="F2BA02" w:themeColor="accent3"/>
        <w:sz w:val="22"/>
      </w:rPr>
      <w:tblPr/>
      <w:tcPr>
        <w:shd w:val="clear" w:color="FEF2C9" w:themeColor="accent3" w:themeTint="34" w:fill="FEF2C9" w:themeFill="accent3" w:themeFillTint="34"/>
      </w:tcPr>
    </w:tblStylePr>
    <w:tblStylePr w:type="band2Horz">
      <w:rPr>
        <w:rFonts w:ascii="Arial" w:hAnsi="Arial"/>
        <w:color w:val="F2BA02" w:themeColor="accent3"/>
        <w:sz w:val="22"/>
      </w:rPr>
    </w:tblStylePr>
  </w:style>
  <w:style w:type="table" w:customStyle="1" w:styleId="GridTable7Colorful-Accent4">
    <w:name w:val="Grid Table 7 Colorful - Accent 4"/>
    <w:basedOn w:val="TableNormal"/>
    <w:uiPriority w:val="99"/>
    <w:qFormat/>
    <w:tblPr>
      <w:tblBorders>
        <w:bottom w:val="single" w:sz="4" w:space="0" w:color="ABD78C" w:themeColor="accent4" w:themeTint="9A"/>
        <w:right w:val="single" w:sz="4" w:space="0" w:color="ABD78C" w:themeColor="accent4" w:themeTint="9A"/>
        <w:insideH w:val="single" w:sz="4" w:space="0" w:color="ABD78C" w:themeColor="accent4" w:themeTint="9A"/>
        <w:insideV w:val="single" w:sz="4" w:space="0" w:color="ABD78C" w:themeColor="accent4" w:themeTint="9A"/>
      </w:tblBorders>
    </w:tblPr>
    <w:tblStylePr w:type="firstRow">
      <w:rPr>
        <w:rFonts w:ascii="Arial" w:hAnsi="Arial"/>
        <w:b/>
        <w:color w:val="ABD78D" w:themeColor="accent4" w:themeTint="99"/>
        <w:sz w:val="22"/>
      </w:rPr>
      <w:tblPr/>
      <w:tcPr>
        <w:tcBorders>
          <w:top w:val="nil"/>
          <w:left w:val="nil"/>
          <w:bottom w:val="single" w:sz="4" w:space="0" w:color="ABD78C" w:themeColor="accent4" w:themeTint="9A"/>
          <w:right w:val="nil"/>
        </w:tcBorders>
        <w:shd w:val="clear" w:color="FFFFFF" w:themeColor="light1" w:fill="FFFFFF" w:themeFill="light1"/>
      </w:tcPr>
    </w:tblStylePr>
    <w:tblStylePr w:type="lastRow">
      <w:rPr>
        <w:rFonts w:ascii="Arial" w:hAnsi="Arial"/>
        <w:b/>
        <w:color w:val="ABD78D" w:themeColor="accent4" w:themeTint="99"/>
        <w:sz w:val="22"/>
      </w:rPr>
      <w:tblPr/>
      <w:tcPr>
        <w:tcBorders>
          <w:top w:val="single" w:sz="4" w:space="0" w:color="ABD78C"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ABD78D" w:themeColor="accent4" w:themeTint="99"/>
        <w:sz w:val="22"/>
      </w:rPr>
      <w:tblPr/>
      <w:tcPr>
        <w:tcBorders>
          <w:top w:val="nil"/>
          <w:left w:val="nil"/>
          <w:bottom w:val="nil"/>
          <w:right w:val="single" w:sz="4" w:space="0" w:color="ABD78C" w:themeColor="accent4" w:themeTint="9A"/>
        </w:tcBorders>
        <w:shd w:val="clear" w:color="FFFFFF" w:fill="auto"/>
      </w:tcPr>
    </w:tblStylePr>
    <w:tblStylePr w:type="lastCol">
      <w:rPr>
        <w:rFonts w:ascii="Arial" w:hAnsi="Arial"/>
        <w:i/>
        <w:color w:val="ABD78D" w:themeColor="accent4" w:themeTint="99"/>
        <w:sz w:val="22"/>
      </w:rPr>
      <w:tblPr/>
      <w:tcPr>
        <w:tcBorders>
          <w:top w:val="nil"/>
          <w:left w:val="single" w:sz="4" w:space="0" w:color="ABD78C" w:themeColor="accent4" w:themeTint="9A"/>
          <w:bottom w:val="nil"/>
          <w:right w:val="nil"/>
        </w:tcBorders>
        <w:shd w:val="clear" w:color="FFFFFF" w:fill="auto"/>
      </w:tcPr>
    </w:tblStylePr>
    <w:tblStylePr w:type="band1Vert">
      <w:tblPr/>
      <w:tcPr>
        <w:shd w:val="clear" w:color="E2F1D8" w:themeColor="accent4" w:themeTint="34" w:fill="E2F1D8" w:themeFill="accent4" w:themeFillTint="34"/>
      </w:tcPr>
    </w:tblStylePr>
    <w:tblStylePr w:type="band1Horz">
      <w:rPr>
        <w:rFonts w:ascii="Arial" w:hAnsi="Arial"/>
        <w:color w:val="ABD78D" w:themeColor="accent4" w:themeTint="99"/>
        <w:sz w:val="22"/>
      </w:rPr>
      <w:tblPr/>
      <w:tcPr>
        <w:shd w:val="clear" w:color="E2F1D8" w:themeColor="accent4" w:themeTint="34" w:fill="E2F1D8" w:themeFill="accent4" w:themeFillTint="34"/>
      </w:tcPr>
    </w:tblStylePr>
    <w:tblStylePr w:type="band2Horz">
      <w:rPr>
        <w:rFonts w:ascii="Arial" w:hAnsi="Arial"/>
        <w:color w:val="ABD78D" w:themeColor="accent4" w:themeTint="99"/>
        <w:sz w:val="22"/>
      </w:rPr>
    </w:tblStylePr>
  </w:style>
  <w:style w:type="table" w:customStyle="1" w:styleId="GridTable7Colorful-Accent5">
    <w:name w:val="Grid Table 7 Colorful - Accent 5"/>
    <w:basedOn w:val="TableNormal"/>
    <w:uiPriority w:val="99"/>
    <w:qFormat/>
    <w:tblPr>
      <w:tblBorders>
        <w:bottom w:val="single" w:sz="4" w:space="0" w:color="84E0D8" w:themeColor="accent5" w:themeTint="90"/>
        <w:right w:val="single" w:sz="4" w:space="0" w:color="84E0D8" w:themeColor="accent5" w:themeTint="90"/>
        <w:insideH w:val="single" w:sz="4" w:space="0" w:color="84E0D8" w:themeColor="accent5" w:themeTint="90"/>
        <w:insideV w:val="single" w:sz="4" w:space="0" w:color="84E0D8" w:themeColor="accent5" w:themeTint="90"/>
      </w:tblBorders>
    </w:tblPr>
    <w:tblStylePr w:type="firstRow">
      <w:rPr>
        <w:rFonts w:ascii="Arial" w:hAnsi="Arial"/>
        <w:b/>
        <w:color w:val="1B6F67" w:themeColor="accent5" w:themeShade="94"/>
        <w:sz w:val="22"/>
      </w:rPr>
      <w:tblPr/>
      <w:tcPr>
        <w:tcBorders>
          <w:top w:val="nil"/>
          <w:left w:val="nil"/>
          <w:bottom w:val="single" w:sz="4" w:space="0" w:color="84E0D8" w:themeColor="accent5" w:themeTint="90"/>
          <w:right w:val="nil"/>
        </w:tcBorders>
        <w:shd w:val="clear" w:color="FFFFFF" w:themeColor="light1" w:fill="FFFFFF" w:themeFill="light1"/>
      </w:tcPr>
    </w:tblStylePr>
    <w:tblStylePr w:type="lastRow">
      <w:rPr>
        <w:rFonts w:ascii="Arial" w:hAnsi="Arial"/>
        <w:b/>
        <w:color w:val="1B6F67" w:themeColor="accent5" w:themeShade="94"/>
        <w:sz w:val="22"/>
      </w:rPr>
      <w:tblPr/>
      <w:tcPr>
        <w:tcBorders>
          <w:top w:val="single" w:sz="4" w:space="0" w:color="84E0D8"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1B6F67" w:themeColor="accent5" w:themeShade="94"/>
        <w:sz w:val="22"/>
      </w:rPr>
      <w:tblPr/>
      <w:tcPr>
        <w:tcBorders>
          <w:top w:val="nil"/>
          <w:left w:val="nil"/>
          <w:bottom w:val="nil"/>
          <w:right w:val="single" w:sz="4" w:space="0" w:color="84E0D8" w:themeColor="accent5" w:themeTint="90"/>
        </w:tcBorders>
        <w:shd w:val="clear" w:color="FFFFFF" w:fill="auto"/>
      </w:tcPr>
    </w:tblStylePr>
    <w:tblStylePr w:type="lastCol">
      <w:rPr>
        <w:rFonts w:ascii="Arial" w:hAnsi="Arial"/>
        <w:i/>
        <w:color w:val="1B6F67" w:themeColor="accent5" w:themeShade="94"/>
        <w:sz w:val="22"/>
      </w:rPr>
      <w:tblPr/>
      <w:tcPr>
        <w:tcBorders>
          <w:top w:val="nil"/>
          <w:left w:val="single" w:sz="4" w:space="0" w:color="84E0D8" w:themeColor="accent5" w:themeTint="90"/>
          <w:bottom w:val="nil"/>
          <w:right w:val="nil"/>
        </w:tcBorders>
        <w:shd w:val="clear" w:color="FFFFFF" w:fill="auto"/>
      </w:tcPr>
    </w:tblStylePr>
    <w:tblStylePr w:type="band1Vert">
      <w:tblPr/>
      <w:tcPr>
        <w:shd w:val="clear" w:color="D2F4F1" w:themeColor="accent5" w:themeTint="34" w:fill="D2F4F1" w:themeFill="accent5" w:themeFillTint="34"/>
      </w:tcPr>
    </w:tblStylePr>
    <w:tblStylePr w:type="band1Horz">
      <w:rPr>
        <w:rFonts w:ascii="Arial" w:hAnsi="Arial"/>
        <w:color w:val="1B6F67" w:themeColor="accent5" w:themeShade="94"/>
        <w:sz w:val="22"/>
      </w:rPr>
      <w:tblPr/>
      <w:tcPr>
        <w:shd w:val="clear" w:color="D2F4F1" w:themeColor="accent5" w:themeTint="34" w:fill="D2F4F1" w:themeFill="accent5" w:themeFillTint="34"/>
      </w:tcPr>
    </w:tblStylePr>
    <w:tblStylePr w:type="band2Horz">
      <w:rPr>
        <w:rFonts w:ascii="Arial" w:hAnsi="Arial"/>
        <w:color w:val="1B6F67" w:themeColor="accent5" w:themeShade="94"/>
        <w:sz w:val="22"/>
      </w:rPr>
    </w:tblStylePr>
  </w:style>
  <w:style w:type="table" w:customStyle="1" w:styleId="GridTable7Colorful-Accent6">
    <w:name w:val="Grid Table 7 Colorful - Accent 6"/>
    <w:basedOn w:val="TableNormal"/>
    <w:uiPriority w:val="99"/>
    <w:qFormat/>
    <w:tblPr>
      <w:tblBorders>
        <w:bottom w:val="single" w:sz="4" w:space="0" w:color="F099A3" w:themeColor="accent6" w:themeTint="90"/>
        <w:right w:val="single" w:sz="4" w:space="0" w:color="F099A3" w:themeColor="accent6" w:themeTint="90"/>
        <w:insideH w:val="single" w:sz="4" w:space="0" w:color="F099A3" w:themeColor="accent6" w:themeTint="90"/>
        <w:insideV w:val="single" w:sz="4" w:space="0" w:color="F099A3" w:themeColor="accent6" w:themeTint="90"/>
      </w:tblBorders>
    </w:tblPr>
    <w:tblStylePr w:type="firstRow">
      <w:rPr>
        <w:rFonts w:ascii="Arial" w:hAnsi="Arial"/>
        <w:b/>
        <w:color w:val="9A1626" w:themeColor="accent6" w:themeShade="94"/>
        <w:sz w:val="22"/>
      </w:rPr>
      <w:tblPr/>
      <w:tcPr>
        <w:tcBorders>
          <w:top w:val="nil"/>
          <w:left w:val="nil"/>
          <w:bottom w:val="single" w:sz="4" w:space="0" w:color="F099A3" w:themeColor="accent6" w:themeTint="90"/>
          <w:right w:val="nil"/>
        </w:tcBorders>
        <w:shd w:val="clear" w:color="FFFFFF" w:themeColor="light1" w:fill="FFFFFF" w:themeFill="light1"/>
      </w:tcPr>
    </w:tblStylePr>
    <w:tblStylePr w:type="lastRow">
      <w:rPr>
        <w:rFonts w:ascii="Arial" w:hAnsi="Arial"/>
        <w:b/>
        <w:color w:val="9A1626" w:themeColor="accent6" w:themeShade="94"/>
        <w:sz w:val="22"/>
      </w:rPr>
      <w:tblPr/>
      <w:tcPr>
        <w:tcBorders>
          <w:top w:val="single" w:sz="4" w:space="0" w:color="F099A3"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9A1626" w:themeColor="accent6" w:themeShade="94"/>
        <w:sz w:val="22"/>
      </w:rPr>
      <w:tblPr/>
      <w:tcPr>
        <w:tcBorders>
          <w:top w:val="nil"/>
          <w:left w:val="nil"/>
          <w:bottom w:val="nil"/>
          <w:right w:val="single" w:sz="4" w:space="0" w:color="F099A3" w:themeColor="accent6" w:themeTint="90"/>
        </w:tcBorders>
        <w:shd w:val="clear" w:color="FFFFFF" w:fill="auto"/>
      </w:tcPr>
    </w:tblStylePr>
    <w:tblStylePr w:type="lastCol">
      <w:rPr>
        <w:rFonts w:ascii="Arial" w:hAnsi="Arial"/>
        <w:i/>
        <w:color w:val="9A1626" w:themeColor="accent6" w:themeShade="94"/>
        <w:sz w:val="22"/>
      </w:rPr>
      <w:tblPr/>
      <w:tcPr>
        <w:tcBorders>
          <w:top w:val="nil"/>
          <w:left w:val="single" w:sz="4" w:space="0" w:color="F099A3" w:themeColor="accent6" w:themeTint="90"/>
          <w:bottom w:val="nil"/>
          <w:right w:val="nil"/>
        </w:tcBorders>
        <w:shd w:val="clear" w:color="FFFFFF" w:fill="auto"/>
      </w:tcPr>
    </w:tblStylePr>
    <w:tblStylePr w:type="band1Vert">
      <w:tblPr/>
      <w:tcPr>
        <w:shd w:val="clear" w:color="F9DADE" w:themeColor="accent6" w:themeTint="34" w:fill="F9DADE" w:themeFill="accent6" w:themeFillTint="34"/>
      </w:tcPr>
    </w:tblStylePr>
    <w:tblStylePr w:type="band1Horz">
      <w:rPr>
        <w:rFonts w:ascii="Arial" w:hAnsi="Arial"/>
        <w:color w:val="9A1626" w:themeColor="accent6" w:themeShade="94"/>
        <w:sz w:val="22"/>
      </w:rPr>
      <w:tblPr/>
      <w:tcPr>
        <w:shd w:val="clear" w:color="F9DADE" w:themeColor="accent6" w:themeTint="34" w:fill="F9DADE" w:themeFill="accent6" w:themeFillTint="34"/>
      </w:tcPr>
    </w:tblStylePr>
    <w:tblStylePr w:type="band2Horz">
      <w:rPr>
        <w:rFonts w:ascii="Arial" w:hAnsi="Arial"/>
        <w:color w:val="9A1626" w:themeColor="accent6" w:themeShade="94"/>
        <w:sz w:val="22"/>
      </w:rPr>
    </w:tblStylePr>
  </w:style>
  <w:style w:type="table" w:customStyle="1" w:styleId="111">
    <w:name w:val="清单表 1 浅色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874CB" w:themeColor="accent1"/>
          <w:right w:val="nil"/>
        </w:tcBorders>
      </w:tcPr>
    </w:tblStylePr>
    <w:tblStylePr w:type="lastRow">
      <w:rPr>
        <w:b/>
        <w:color w:val="404040"/>
      </w:rPr>
      <w:tblPr/>
      <w:tcPr>
        <w:tcBorders>
          <w:top w:val="single" w:sz="4" w:space="0" w:color="4874CB"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1DCF2" w:themeColor="accent1" w:themeTint="40" w:fill="D1DCF2" w:themeFill="accent1" w:themeFillTint="40"/>
      </w:tcPr>
    </w:tblStylePr>
    <w:tblStylePr w:type="band1Horz">
      <w:tblPr/>
      <w:tcPr>
        <w:shd w:val="clear" w:color="D1DCF2" w:themeColor="accent1" w:themeTint="40" w:fill="D1DCF2"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E822F" w:themeColor="accent2"/>
          <w:right w:val="nil"/>
        </w:tcBorders>
      </w:tcPr>
    </w:tblStylePr>
    <w:tblStylePr w:type="lastRow">
      <w:rPr>
        <w:b/>
        <w:color w:val="404040"/>
      </w:rPr>
      <w:tblPr/>
      <w:tcPr>
        <w:tcBorders>
          <w:top w:val="single" w:sz="4" w:space="0" w:color="EE822F"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FCA" w:themeColor="accent2" w:themeTint="40" w:fill="FADFCA" w:themeFill="accent2" w:themeFillTint="40"/>
      </w:tcPr>
    </w:tblStylePr>
    <w:tblStylePr w:type="band1Horz">
      <w:tblPr/>
      <w:tcPr>
        <w:shd w:val="clear" w:color="FADFCA" w:themeColor="accent2" w:themeTint="40" w:fill="FADFCA"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F2BA02" w:themeColor="accent3"/>
          <w:right w:val="nil"/>
        </w:tcBorders>
      </w:tcPr>
    </w:tblStylePr>
    <w:tblStylePr w:type="lastRow">
      <w:rPr>
        <w:b/>
        <w:color w:val="404040"/>
      </w:rPr>
      <w:tblPr/>
      <w:tcPr>
        <w:tcBorders>
          <w:top w:val="single" w:sz="4" w:space="0" w:color="F2BA02"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FEEEBC" w:themeColor="accent3" w:themeTint="40" w:fill="FEEEBC" w:themeFill="accent3" w:themeFillTint="40"/>
      </w:tcPr>
    </w:tblStylePr>
    <w:tblStylePr w:type="band1Horz">
      <w:tblPr/>
      <w:tcPr>
        <w:shd w:val="clear" w:color="FEEEBC" w:themeColor="accent3" w:themeTint="40" w:fill="FEEEBC"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75BD42" w:themeColor="accent4"/>
          <w:right w:val="nil"/>
        </w:tcBorders>
      </w:tcPr>
    </w:tblStylePr>
    <w:tblStylePr w:type="lastRow">
      <w:rPr>
        <w:b/>
        <w:color w:val="404040"/>
      </w:rPr>
      <w:tblPr/>
      <w:tcPr>
        <w:tcBorders>
          <w:top w:val="single" w:sz="4" w:space="0" w:color="75BD4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CEECF" w:themeColor="accent4" w:themeTint="40" w:fill="DCEECF" w:themeFill="accent4" w:themeFillTint="40"/>
      </w:tcPr>
    </w:tblStylePr>
    <w:tblStylePr w:type="band1Horz">
      <w:tblPr/>
      <w:tcPr>
        <w:shd w:val="clear" w:color="DCEECF" w:themeColor="accent4" w:themeTint="40" w:fill="DCEEC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30C0B4" w:themeColor="accent5"/>
          <w:right w:val="nil"/>
        </w:tcBorders>
      </w:tcPr>
    </w:tblStylePr>
    <w:tblStylePr w:type="lastRow">
      <w:rPr>
        <w:b/>
        <w:color w:val="404040"/>
      </w:rPr>
      <w:tblPr/>
      <w:tcPr>
        <w:tcBorders>
          <w:top w:val="single" w:sz="4" w:space="0" w:color="30C0B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8F1ED" w:themeColor="accent5" w:themeTint="40" w:fill="C8F1ED" w:themeFill="accent5" w:themeFillTint="40"/>
      </w:tcPr>
    </w:tblStylePr>
    <w:tblStylePr w:type="band1Horz">
      <w:tblPr/>
      <w:tcPr>
        <w:shd w:val="clear" w:color="C8F1ED" w:themeColor="accent5" w:themeTint="40" w:fill="C8F1ED"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E54C5E" w:themeColor="accent6"/>
          <w:right w:val="nil"/>
        </w:tcBorders>
      </w:tcPr>
    </w:tblStylePr>
    <w:tblStylePr w:type="lastRow">
      <w:rPr>
        <w:b/>
        <w:color w:val="404040"/>
      </w:rPr>
      <w:tblPr/>
      <w:tcPr>
        <w:tcBorders>
          <w:top w:val="single" w:sz="4" w:space="0" w:color="E54C5E"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8D1D6" w:themeColor="accent6" w:themeTint="40" w:fill="F8D1D6" w:themeFill="accent6" w:themeFillTint="40"/>
      </w:tcPr>
    </w:tblStylePr>
    <w:tblStylePr w:type="band1Horz">
      <w:tblPr/>
      <w:tcPr>
        <w:shd w:val="clear" w:color="F8D1D6" w:themeColor="accent6" w:themeTint="40" w:fill="F8D1D6" w:themeFill="accent6" w:themeFillTint="40"/>
      </w:tcPr>
    </w:tblStylePr>
  </w:style>
  <w:style w:type="table" w:customStyle="1" w:styleId="211">
    <w:name w:val="清单表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7B0E1" w:themeColor="accent1" w:themeTint="90"/>
        <w:bottom w:val="single" w:sz="4" w:space="0" w:color="97B0E1" w:themeColor="accent1" w:themeTint="90"/>
        <w:insideH w:val="single" w:sz="4" w:space="0" w:color="97B0E1" w:themeColor="accent1" w:themeTint="90"/>
      </w:tblBorders>
    </w:tblPr>
    <w:tblStylePr w:type="firstRow">
      <w:rPr>
        <w:rFonts w:ascii="Arial" w:hAnsi="Arial"/>
        <w:b/>
        <w:color w:val="404040"/>
        <w:sz w:val="22"/>
      </w:rPr>
      <w:tblPr/>
      <w:tcPr>
        <w:tcBorders>
          <w:top w:val="single" w:sz="4" w:space="0" w:color="97B0E1" w:themeColor="accent1" w:themeTint="90"/>
          <w:left w:val="nil"/>
          <w:bottom w:val="single" w:sz="4" w:space="0" w:color="97B0E1" w:themeColor="accent1" w:themeTint="90"/>
          <w:right w:val="nil"/>
        </w:tcBorders>
      </w:tcPr>
    </w:tblStylePr>
    <w:tblStylePr w:type="lastRow">
      <w:rPr>
        <w:rFonts w:ascii="Arial" w:hAnsi="Arial"/>
        <w:b/>
        <w:color w:val="404040"/>
        <w:sz w:val="22"/>
      </w:rPr>
      <w:tblPr/>
      <w:tcPr>
        <w:tcBorders>
          <w:top w:val="single" w:sz="4" w:space="0" w:color="97B0E1" w:themeColor="accent1" w:themeTint="90"/>
          <w:left w:val="nil"/>
          <w:bottom w:val="single" w:sz="4" w:space="0" w:color="97B0E1"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DCF2" w:themeColor="accent1" w:themeTint="40" w:fill="D1DCF2" w:themeFill="accent1" w:themeFillTint="40"/>
      </w:tcPr>
    </w:tblStylePr>
    <w:tblStylePr w:type="band1Horz">
      <w:rPr>
        <w:rFonts w:ascii="Arial" w:hAnsi="Arial"/>
        <w:color w:val="404040"/>
        <w:sz w:val="22"/>
      </w:rPr>
      <w:tblPr/>
      <w:tcPr>
        <w:shd w:val="clear" w:color="D1DCF2" w:themeColor="accent1" w:themeTint="40" w:fill="D1DCF2" w:themeFill="accent1" w:themeFillTint="40"/>
      </w:tcPr>
    </w:tblStylePr>
  </w:style>
  <w:style w:type="table" w:customStyle="1" w:styleId="ListTable2-Accent21">
    <w:name w:val="List Table 2 - Accent 21"/>
    <w:basedOn w:val="TableNormal"/>
    <w:uiPriority w:val="99"/>
    <w:qFormat/>
    <w:tblPr>
      <w:tblBorders>
        <w:top w:val="single" w:sz="4" w:space="0" w:color="F5B789" w:themeColor="accent2" w:themeTint="90"/>
        <w:bottom w:val="single" w:sz="4" w:space="0" w:color="F5B789" w:themeColor="accent2" w:themeTint="90"/>
        <w:insideH w:val="single" w:sz="4" w:space="0" w:color="F5B789" w:themeColor="accent2" w:themeTint="90"/>
      </w:tblBorders>
    </w:tblPr>
    <w:tblStylePr w:type="firstRow">
      <w:rPr>
        <w:rFonts w:ascii="Arial" w:hAnsi="Arial"/>
        <w:b/>
        <w:color w:val="404040"/>
        <w:sz w:val="22"/>
      </w:rPr>
      <w:tblPr/>
      <w:tcPr>
        <w:tcBorders>
          <w:top w:val="single" w:sz="4" w:space="0" w:color="F5B789" w:themeColor="accent2" w:themeTint="90"/>
          <w:left w:val="nil"/>
          <w:bottom w:val="single" w:sz="4" w:space="0" w:color="F5B789" w:themeColor="accent2" w:themeTint="90"/>
          <w:right w:val="nil"/>
        </w:tcBorders>
      </w:tcPr>
    </w:tblStylePr>
    <w:tblStylePr w:type="lastRow">
      <w:rPr>
        <w:rFonts w:ascii="Arial" w:hAnsi="Arial"/>
        <w:b/>
        <w:color w:val="404040"/>
        <w:sz w:val="22"/>
      </w:rPr>
      <w:tblPr/>
      <w:tcPr>
        <w:tcBorders>
          <w:top w:val="single" w:sz="4" w:space="0" w:color="F5B789" w:themeColor="accent2" w:themeTint="90"/>
          <w:left w:val="nil"/>
          <w:bottom w:val="single" w:sz="4" w:space="0" w:color="F5B789"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FCA" w:themeColor="accent2" w:themeTint="40" w:fill="FADFCA" w:themeFill="accent2" w:themeFillTint="40"/>
      </w:tcPr>
    </w:tblStylePr>
    <w:tblStylePr w:type="band1Horz">
      <w:rPr>
        <w:rFonts w:ascii="Arial" w:hAnsi="Arial"/>
        <w:color w:val="404040"/>
        <w:sz w:val="22"/>
      </w:rPr>
      <w:tblPr/>
      <w:tcPr>
        <w:shd w:val="clear" w:color="FADFCA" w:themeColor="accent2" w:themeTint="40" w:fill="FADFCA" w:themeFill="accent2" w:themeFillTint="40"/>
      </w:tcPr>
    </w:tblStylePr>
  </w:style>
  <w:style w:type="table" w:customStyle="1" w:styleId="ListTable2-Accent31">
    <w:name w:val="List Table 2 - Accent 31"/>
    <w:basedOn w:val="TableNormal"/>
    <w:uiPriority w:val="99"/>
    <w:qFormat/>
    <w:tblPr>
      <w:tblBorders>
        <w:top w:val="single" w:sz="4" w:space="0" w:color="FDDB69" w:themeColor="accent3" w:themeTint="90"/>
        <w:bottom w:val="single" w:sz="4" w:space="0" w:color="FDDB69" w:themeColor="accent3" w:themeTint="90"/>
        <w:insideH w:val="single" w:sz="4" w:space="0" w:color="FDDB69" w:themeColor="accent3" w:themeTint="90"/>
      </w:tblBorders>
    </w:tblPr>
    <w:tblStylePr w:type="firstRow">
      <w:rPr>
        <w:rFonts w:ascii="Arial" w:hAnsi="Arial"/>
        <w:b/>
        <w:color w:val="404040"/>
        <w:sz w:val="22"/>
      </w:rPr>
      <w:tblPr/>
      <w:tcPr>
        <w:tcBorders>
          <w:top w:val="single" w:sz="4" w:space="0" w:color="FDDB69" w:themeColor="accent3" w:themeTint="90"/>
          <w:left w:val="nil"/>
          <w:bottom w:val="single" w:sz="4" w:space="0" w:color="FDDB69" w:themeColor="accent3" w:themeTint="90"/>
          <w:right w:val="nil"/>
        </w:tcBorders>
      </w:tcPr>
    </w:tblStylePr>
    <w:tblStylePr w:type="lastRow">
      <w:rPr>
        <w:rFonts w:ascii="Arial" w:hAnsi="Arial"/>
        <w:b/>
        <w:color w:val="404040"/>
        <w:sz w:val="22"/>
      </w:rPr>
      <w:tblPr/>
      <w:tcPr>
        <w:tcBorders>
          <w:top w:val="single" w:sz="4" w:space="0" w:color="FDDB69" w:themeColor="accent3" w:themeTint="90"/>
          <w:left w:val="nil"/>
          <w:bottom w:val="single" w:sz="4" w:space="0" w:color="FDDB69"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EEEBC" w:themeColor="accent3" w:themeTint="40" w:fill="FEEEBC" w:themeFill="accent3" w:themeFillTint="40"/>
      </w:tcPr>
    </w:tblStylePr>
    <w:tblStylePr w:type="band1Horz">
      <w:rPr>
        <w:rFonts w:ascii="Arial" w:hAnsi="Arial"/>
        <w:color w:val="404040"/>
        <w:sz w:val="22"/>
      </w:rPr>
      <w:tblPr/>
      <w:tcPr>
        <w:shd w:val="clear" w:color="FEEEBC" w:themeColor="accent3" w:themeTint="40" w:fill="FEEEBC" w:themeFill="accent3" w:themeFillTint="40"/>
      </w:tcPr>
    </w:tblStylePr>
  </w:style>
  <w:style w:type="table" w:customStyle="1" w:styleId="ListTable2-Accent41">
    <w:name w:val="List Table 2 - Accent 41"/>
    <w:basedOn w:val="TableNormal"/>
    <w:uiPriority w:val="99"/>
    <w:qFormat/>
    <w:tblPr>
      <w:tblBorders>
        <w:top w:val="single" w:sz="4" w:space="0" w:color="B0D994" w:themeColor="accent4" w:themeTint="90"/>
        <w:bottom w:val="single" w:sz="4" w:space="0" w:color="B0D994" w:themeColor="accent4" w:themeTint="90"/>
        <w:insideH w:val="single" w:sz="4" w:space="0" w:color="B0D994" w:themeColor="accent4" w:themeTint="90"/>
      </w:tblBorders>
    </w:tblPr>
    <w:tblStylePr w:type="firstRow">
      <w:rPr>
        <w:rFonts w:ascii="Arial" w:hAnsi="Arial"/>
        <w:b/>
        <w:color w:val="404040"/>
        <w:sz w:val="22"/>
      </w:rPr>
      <w:tblPr/>
      <w:tcPr>
        <w:tcBorders>
          <w:top w:val="single" w:sz="4" w:space="0" w:color="B0D994" w:themeColor="accent4" w:themeTint="90"/>
          <w:left w:val="nil"/>
          <w:bottom w:val="single" w:sz="4" w:space="0" w:color="B0D994" w:themeColor="accent4" w:themeTint="90"/>
          <w:right w:val="nil"/>
        </w:tcBorders>
      </w:tcPr>
    </w:tblStylePr>
    <w:tblStylePr w:type="lastRow">
      <w:rPr>
        <w:rFonts w:ascii="Arial" w:hAnsi="Arial"/>
        <w:b/>
        <w:color w:val="404040"/>
        <w:sz w:val="22"/>
      </w:rPr>
      <w:tblPr/>
      <w:tcPr>
        <w:tcBorders>
          <w:top w:val="single" w:sz="4" w:space="0" w:color="B0D994" w:themeColor="accent4" w:themeTint="90"/>
          <w:left w:val="nil"/>
          <w:bottom w:val="single" w:sz="4" w:space="0" w:color="B0D994"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CEECF" w:themeColor="accent4" w:themeTint="40" w:fill="DCEECF" w:themeFill="accent4" w:themeFillTint="40"/>
      </w:tcPr>
    </w:tblStylePr>
    <w:tblStylePr w:type="band1Horz">
      <w:rPr>
        <w:rFonts w:ascii="Arial" w:hAnsi="Arial"/>
        <w:color w:val="404040"/>
        <w:sz w:val="22"/>
      </w:rPr>
      <w:tblPr/>
      <w:tcPr>
        <w:shd w:val="clear" w:color="DCEECF" w:themeColor="accent4" w:themeTint="40" w:fill="DCEECF" w:themeFill="accent4" w:themeFillTint="40"/>
      </w:tcPr>
    </w:tblStylePr>
  </w:style>
  <w:style w:type="table" w:customStyle="1" w:styleId="ListTable2-Accent51">
    <w:name w:val="List Table 2 - Accent 51"/>
    <w:basedOn w:val="TableNormal"/>
    <w:uiPriority w:val="99"/>
    <w:qFormat/>
    <w:tblPr>
      <w:tblBorders>
        <w:top w:val="single" w:sz="4" w:space="0" w:color="84E0D8" w:themeColor="accent5" w:themeTint="90"/>
        <w:bottom w:val="single" w:sz="4" w:space="0" w:color="84E0D8" w:themeColor="accent5" w:themeTint="90"/>
        <w:insideH w:val="single" w:sz="4" w:space="0" w:color="84E0D8" w:themeColor="accent5" w:themeTint="90"/>
      </w:tblBorders>
    </w:tblPr>
    <w:tblStylePr w:type="firstRow">
      <w:rPr>
        <w:rFonts w:ascii="Arial" w:hAnsi="Arial"/>
        <w:b/>
        <w:color w:val="404040"/>
        <w:sz w:val="22"/>
      </w:rPr>
      <w:tblPr/>
      <w:tcPr>
        <w:tcBorders>
          <w:top w:val="single" w:sz="4" w:space="0" w:color="84E0D8" w:themeColor="accent5" w:themeTint="90"/>
          <w:left w:val="nil"/>
          <w:bottom w:val="single" w:sz="4" w:space="0" w:color="84E0D8" w:themeColor="accent5" w:themeTint="90"/>
          <w:right w:val="nil"/>
        </w:tcBorders>
      </w:tcPr>
    </w:tblStylePr>
    <w:tblStylePr w:type="lastRow">
      <w:rPr>
        <w:rFonts w:ascii="Arial" w:hAnsi="Arial"/>
        <w:b/>
        <w:color w:val="404040"/>
        <w:sz w:val="22"/>
      </w:rPr>
      <w:tblPr/>
      <w:tcPr>
        <w:tcBorders>
          <w:top w:val="single" w:sz="4" w:space="0" w:color="84E0D8" w:themeColor="accent5" w:themeTint="90"/>
          <w:left w:val="nil"/>
          <w:bottom w:val="single" w:sz="4" w:space="0" w:color="84E0D8"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8F1ED" w:themeColor="accent5" w:themeTint="40" w:fill="C8F1ED" w:themeFill="accent5" w:themeFillTint="40"/>
      </w:tcPr>
    </w:tblStylePr>
    <w:tblStylePr w:type="band1Horz">
      <w:rPr>
        <w:rFonts w:ascii="Arial" w:hAnsi="Arial"/>
        <w:color w:val="404040"/>
        <w:sz w:val="22"/>
      </w:rPr>
      <w:tblPr/>
      <w:tcPr>
        <w:shd w:val="clear" w:color="C8F1ED" w:themeColor="accent5" w:themeTint="40" w:fill="C8F1ED" w:themeFill="accent5" w:themeFillTint="40"/>
      </w:tcPr>
    </w:tblStylePr>
  </w:style>
  <w:style w:type="table" w:customStyle="1" w:styleId="ListTable2-Accent61">
    <w:name w:val="List Table 2 - Accent 61"/>
    <w:basedOn w:val="TableNormal"/>
    <w:uiPriority w:val="99"/>
    <w:qFormat/>
    <w:tblPr>
      <w:tblBorders>
        <w:top w:val="single" w:sz="4" w:space="0" w:color="F099A3" w:themeColor="accent6" w:themeTint="90"/>
        <w:bottom w:val="single" w:sz="4" w:space="0" w:color="F099A3" w:themeColor="accent6" w:themeTint="90"/>
        <w:insideH w:val="single" w:sz="4" w:space="0" w:color="F099A3" w:themeColor="accent6" w:themeTint="90"/>
      </w:tblBorders>
    </w:tblPr>
    <w:tblStylePr w:type="firstRow">
      <w:rPr>
        <w:rFonts w:ascii="Arial" w:hAnsi="Arial"/>
        <w:b/>
        <w:color w:val="404040"/>
        <w:sz w:val="22"/>
      </w:rPr>
      <w:tblPr/>
      <w:tcPr>
        <w:tcBorders>
          <w:top w:val="single" w:sz="4" w:space="0" w:color="F099A3" w:themeColor="accent6" w:themeTint="90"/>
          <w:left w:val="nil"/>
          <w:bottom w:val="single" w:sz="4" w:space="0" w:color="F099A3" w:themeColor="accent6" w:themeTint="90"/>
          <w:right w:val="nil"/>
        </w:tcBorders>
      </w:tcPr>
    </w:tblStylePr>
    <w:tblStylePr w:type="lastRow">
      <w:rPr>
        <w:rFonts w:ascii="Arial" w:hAnsi="Arial"/>
        <w:b/>
        <w:color w:val="404040"/>
        <w:sz w:val="22"/>
      </w:rPr>
      <w:tblPr/>
      <w:tcPr>
        <w:tcBorders>
          <w:top w:val="single" w:sz="4" w:space="0" w:color="F099A3" w:themeColor="accent6" w:themeTint="90"/>
          <w:left w:val="nil"/>
          <w:bottom w:val="single" w:sz="4" w:space="0" w:color="F099A3"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8D1D6" w:themeColor="accent6" w:themeTint="40" w:fill="F8D1D6" w:themeFill="accent6" w:themeFillTint="40"/>
      </w:tcPr>
    </w:tblStylePr>
    <w:tblStylePr w:type="band1Horz">
      <w:rPr>
        <w:rFonts w:ascii="Arial" w:hAnsi="Arial"/>
        <w:color w:val="404040"/>
        <w:sz w:val="22"/>
      </w:rPr>
      <w:tblPr/>
      <w:tcPr>
        <w:shd w:val="clear" w:color="F8D1D6" w:themeColor="accent6" w:themeTint="40" w:fill="F8D1D6" w:themeFill="accent6" w:themeFillTint="40"/>
      </w:tcPr>
    </w:tblStylePr>
  </w:style>
  <w:style w:type="table" w:customStyle="1" w:styleId="311">
    <w:name w:val="清单表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874CB" w:themeColor="accent1"/>
        <w:left w:val="single" w:sz="4" w:space="0" w:color="4874CB" w:themeColor="accent1"/>
        <w:bottom w:val="single" w:sz="4" w:space="0" w:color="4874CB" w:themeColor="accent1"/>
        <w:right w:val="single" w:sz="4" w:space="0" w:color="4874CB" w:themeColor="accent1"/>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74CB" w:themeColor="accent1"/>
          <w:right w:val="single" w:sz="4" w:space="0" w:color="4874CB" w:themeColor="accent1"/>
        </w:tcBorders>
      </w:tcPr>
    </w:tblStylePr>
    <w:tblStylePr w:type="band1Horz">
      <w:rPr>
        <w:rFonts w:ascii="Arial" w:hAnsi="Arial"/>
        <w:color w:val="404040"/>
        <w:sz w:val="22"/>
      </w:rPr>
      <w:tblPr/>
      <w:tcPr>
        <w:tcBorders>
          <w:top w:val="single" w:sz="4" w:space="0" w:color="4874CB" w:themeColor="accent1"/>
          <w:bottom w:val="single" w:sz="4" w:space="0" w:color="4874CB" w:themeColor="accent1"/>
        </w:tcBorders>
      </w:tcPr>
    </w:tblStylePr>
  </w:style>
  <w:style w:type="table" w:customStyle="1" w:styleId="ListTable3-Accent21">
    <w:name w:val="List Table 3 - Accent 21"/>
    <w:basedOn w:val="TableNormal"/>
    <w:uiPriority w:val="99"/>
    <w:qFormat/>
    <w:tblPr>
      <w:tblBorders>
        <w:top w:val="single" w:sz="4" w:space="0" w:color="F5B483" w:themeColor="accent2" w:themeTint="97"/>
        <w:left w:val="single" w:sz="4" w:space="0" w:color="F5B483" w:themeColor="accent2" w:themeTint="97"/>
        <w:bottom w:val="single" w:sz="4" w:space="0" w:color="F5B483" w:themeColor="accent2" w:themeTint="97"/>
        <w:right w:val="single" w:sz="4" w:space="0" w:color="F5B483" w:themeColor="accent2" w:themeTint="97"/>
      </w:tblBorders>
    </w:tblPr>
    <w:tblStylePr w:type="firstRow">
      <w:rPr>
        <w:rFonts w:ascii="Arial" w:hAnsi="Arial"/>
        <w:b/>
        <w:color w:val="FFFFFF"/>
        <w:sz w:val="22"/>
      </w:rPr>
      <w:tblPr/>
      <w:tcPr>
        <w:shd w:val="clear" w:color="F5B483" w:themeColor="accent2" w:themeTint="97" w:fill="F5B483"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5B483" w:themeColor="accent2" w:themeTint="97"/>
          <w:right w:val="single" w:sz="4" w:space="0" w:color="F5B483" w:themeColor="accent2" w:themeTint="97"/>
        </w:tcBorders>
      </w:tcPr>
    </w:tblStylePr>
    <w:tblStylePr w:type="band1Horz">
      <w:rPr>
        <w:rFonts w:ascii="Arial" w:hAnsi="Arial"/>
        <w:color w:val="404040"/>
        <w:sz w:val="22"/>
      </w:rPr>
      <w:tblPr/>
      <w:tcPr>
        <w:tcBorders>
          <w:top w:val="single" w:sz="4" w:space="0" w:color="F5B483" w:themeColor="accent2" w:themeTint="97"/>
          <w:bottom w:val="single" w:sz="4" w:space="0" w:color="F5B483" w:themeColor="accent2" w:themeTint="97"/>
        </w:tcBorders>
      </w:tcPr>
    </w:tblStylePr>
  </w:style>
  <w:style w:type="table" w:customStyle="1" w:styleId="ListTable3-Accent31">
    <w:name w:val="List Table 3 - Accent 31"/>
    <w:basedOn w:val="TableNormal"/>
    <w:uiPriority w:val="99"/>
    <w:qFormat/>
    <w:tblPr>
      <w:tblBorders>
        <w:top w:val="single" w:sz="4" w:space="0" w:color="FDD861" w:themeColor="accent3" w:themeTint="98"/>
        <w:left w:val="single" w:sz="4" w:space="0" w:color="FDD861" w:themeColor="accent3" w:themeTint="98"/>
        <w:bottom w:val="single" w:sz="4" w:space="0" w:color="FDD861" w:themeColor="accent3" w:themeTint="98"/>
        <w:right w:val="single" w:sz="4" w:space="0" w:color="FDD861" w:themeColor="accent3" w:themeTint="98"/>
      </w:tblBorders>
    </w:tblPr>
    <w:tblStylePr w:type="firstRow">
      <w:rPr>
        <w:rFonts w:ascii="Arial" w:hAnsi="Arial"/>
        <w:b/>
        <w:color w:val="FFFFFF"/>
        <w:sz w:val="22"/>
      </w:rPr>
      <w:tblPr/>
      <w:tcPr>
        <w:shd w:val="clear" w:color="FDD861" w:themeColor="accent3" w:themeTint="98" w:fill="FDD861"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DD861" w:themeColor="accent3" w:themeTint="98"/>
          <w:right w:val="single" w:sz="4" w:space="0" w:color="FDD861" w:themeColor="accent3" w:themeTint="98"/>
        </w:tcBorders>
      </w:tcPr>
    </w:tblStylePr>
    <w:tblStylePr w:type="band1Horz">
      <w:rPr>
        <w:rFonts w:ascii="Arial" w:hAnsi="Arial"/>
        <w:color w:val="404040"/>
        <w:sz w:val="22"/>
      </w:rPr>
      <w:tblPr/>
      <w:tcPr>
        <w:tcBorders>
          <w:top w:val="single" w:sz="4" w:space="0" w:color="FDD861" w:themeColor="accent3" w:themeTint="98"/>
          <w:bottom w:val="single" w:sz="4" w:space="0" w:color="FDD861" w:themeColor="accent3" w:themeTint="98"/>
        </w:tcBorders>
      </w:tcPr>
    </w:tblStylePr>
  </w:style>
  <w:style w:type="table" w:customStyle="1" w:styleId="ListTable3-Accent41">
    <w:name w:val="List Table 3 - Accent 41"/>
    <w:basedOn w:val="TableNormal"/>
    <w:uiPriority w:val="99"/>
    <w:qFormat/>
    <w:tblPr>
      <w:tblBorders>
        <w:top w:val="single" w:sz="4" w:space="0" w:color="ABD78C" w:themeColor="accent4" w:themeTint="9A"/>
        <w:left w:val="single" w:sz="4" w:space="0" w:color="ABD78C" w:themeColor="accent4" w:themeTint="9A"/>
        <w:bottom w:val="single" w:sz="4" w:space="0" w:color="ABD78C" w:themeColor="accent4" w:themeTint="9A"/>
        <w:right w:val="single" w:sz="4" w:space="0" w:color="ABD78C" w:themeColor="accent4" w:themeTint="9A"/>
      </w:tblBorders>
    </w:tblPr>
    <w:tblStylePr w:type="firstRow">
      <w:rPr>
        <w:rFonts w:ascii="Arial" w:hAnsi="Arial"/>
        <w:b/>
        <w:color w:val="FFFFFF"/>
        <w:sz w:val="22"/>
      </w:rPr>
      <w:tblPr/>
      <w:tcPr>
        <w:shd w:val="clear" w:color="ABD78C" w:themeColor="accent4" w:themeTint="9A" w:fill="ABD78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BD78C" w:themeColor="accent4" w:themeTint="9A"/>
          <w:right w:val="single" w:sz="4" w:space="0" w:color="ABD78C" w:themeColor="accent4" w:themeTint="9A"/>
        </w:tcBorders>
      </w:tcPr>
    </w:tblStylePr>
    <w:tblStylePr w:type="band1Horz">
      <w:rPr>
        <w:rFonts w:ascii="Arial" w:hAnsi="Arial"/>
        <w:color w:val="404040"/>
        <w:sz w:val="22"/>
      </w:rPr>
      <w:tblPr/>
      <w:tcPr>
        <w:tcBorders>
          <w:top w:val="single" w:sz="4" w:space="0" w:color="ABD78C" w:themeColor="accent4" w:themeTint="9A"/>
          <w:bottom w:val="single" w:sz="4" w:space="0" w:color="ABD78C" w:themeColor="accent4" w:themeTint="9A"/>
        </w:tcBorders>
      </w:tcPr>
    </w:tblStylePr>
  </w:style>
  <w:style w:type="table" w:customStyle="1" w:styleId="ListTable3-Accent51">
    <w:name w:val="List Table 3 - Accent 51"/>
    <w:basedOn w:val="TableNormal"/>
    <w:uiPriority w:val="99"/>
    <w:qFormat/>
    <w:tblPr>
      <w:tblBorders>
        <w:top w:val="single" w:sz="4" w:space="0" w:color="7CDED5" w:themeColor="accent5" w:themeTint="9A"/>
        <w:left w:val="single" w:sz="4" w:space="0" w:color="7CDED5" w:themeColor="accent5" w:themeTint="9A"/>
        <w:bottom w:val="single" w:sz="4" w:space="0" w:color="7CDED5" w:themeColor="accent5" w:themeTint="9A"/>
        <w:right w:val="single" w:sz="4" w:space="0" w:color="7CDED5" w:themeColor="accent5" w:themeTint="9A"/>
      </w:tblBorders>
    </w:tblPr>
    <w:tblStylePr w:type="firstRow">
      <w:rPr>
        <w:rFonts w:ascii="Arial" w:hAnsi="Arial"/>
        <w:b/>
        <w:color w:val="FFFFFF"/>
        <w:sz w:val="22"/>
      </w:rPr>
      <w:tblPr/>
      <w:tcPr>
        <w:shd w:val="clear" w:color="7CDED5" w:themeColor="accent5" w:themeTint="9A" w:fill="7CDED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CDED5" w:themeColor="accent5" w:themeTint="9A"/>
          <w:right w:val="single" w:sz="4" w:space="0" w:color="7CDED5" w:themeColor="accent5" w:themeTint="9A"/>
        </w:tcBorders>
      </w:tcPr>
    </w:tblStylePr>
    <w:tblStylePr w:type="band1Horz">
      <w:rPr>
        <w:rFonts w:ascii="Arial" w:hAnsi="Arial"/>
        <w:color w:val="404040"/>
        <w:sz w:val="22"/>
      </w:rPr>
      <w:tblPr/>
      <w:tcPr>
        <w:tcBorders>
          <w:top w:val="single" w:sz="4" w:space="0" w:color="7CDED5" w:themeColor="accent5" w:themeTint="9A"/>
          <w:bottom w:val="single" w:sz="4" w:space="0" w:color="7CDED5" w:themeColor="accent5" w:themeTint="9A"/>
        </w:tcBorders>
      </w:tcPr>
    </w:tblStylePr>
  </w:style>
  <w:style w:type="table" w:customStyle="1" w:styleId="ListTable3-Accent61">
    <w:name w:val="List Table 3 - Accent 61"/>
    <w:basedOn w:val="TableNormal"/>
    <w:uiPriority w:val="99"/>
    <w:qFormat/>
    <w:tblPr>
      <w:tblBorders>
        <w:top w:val="single" w:sz="4" w:space="0" w:color="EF949E" w:themeColor="accent6" w:themeTint="98"/>
        <w:left w:val="single" w:sz="4" w:space="0" w:color="EF949E" w:themeColor="accent6" w:themeTint="98"/>
        <w:bottom w:val="single" w:sz="4" w:space="0" w:color="EF949E" w:themeColor="accent6" w:themeTint="98"/>
        <w:right w:val="single" w:sz="4" w:space="0" w:color="EF949E" w:themeColor="accent6" w:themeTint="98"/>
      </w:tblBorders>
    </w:tblPr>
    <w:tblStylePr w:type="firstRow">
      <w:rPr>
        <w:rFonts w:ascii="Arial" w:hAnsi="Arial"/>
        <w:b/>
        <w:color w:val="FFFFFF"/>
        <w:sz w:val="22"/>
      </w:rPr>
      <w:tblPr/>
      <w:tcPr>
        <w:shd w:val="clear" w:color="EF949E" w:themeColor="accent6" w:themeTint="98" w:fill="EF949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F949E" w:themeColor="accent6" w:themeTint="98"/>
          <w:right w:val="single" w:sz="4" w:space="0" w:color="EF949E" w:themeColor="accent6" w:themeTint="98"/>
        </w:tcBorders>
      </w:tcPr>
    </w:tblStylePr>
    <w:tblStylePr w:type="band1Horz">
      <w:rPr>
        <w:rFonts w:ascii="Arial" w:hAnsi="Arial"/>
        <w:color w:val="404040"/>
        <w:sz w:val="22"/>
      </w:rPr>
      <w:tblPr/>
      <w:tcPr>
        <w:tcBorders>
          <w:top w:val="single" w:sz="4" w:space="0" w:color="EF949E" w:themeColor="accent6" w:themeTint="98"/>
          <w:bottom w:val="single" w:sz="4" w:space="0" w:color="EF949E" w:themeColor="accent6" w:themeTint="98"/>
        </w:tcBorders>
      </w:tcPr>
    </w:tblStylePr>
  </w:style>
  <w:style w:type="table" w:customStyle="1" w:styleId="411">
    <w:name w:val="清单表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7B0E1" w:themeColor="accent1" w:themeTint="90"/>
        <w:left w:val="single" w:sz="4" w:space="0" w:color="97B0E1" w:themeColor="accent1" w:themeTint="90"/>
        <w:bottom w:val="single" w:sz="4" w:space="0" w:color="97B0E1" w:themeColor="accent1" w:themeTint="90"/>
        <w:right w:val="single" w:sz="4" w:space="0" w:color="97B0E1" w:themeColor="accent1" w:themeTint="90"/>
        <w:insideH w:val="single" w:sz="4" w:space="0" w:color="97B0E1" w:themeColor="accent1" w:themeTint="90"/>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DCF2" w:themeColor="accent1" w:themeTint="40" w:fill="D1DCF2" w:themeFill="accent1" w:themeFillTint="40"/>
      </w:tcPr>
    </w:tblStylePr>
    <w:tblStylePr w:type="band1Horz">
      <w:rPr>
        <w:rFonts w:ascii="Arial" w:hAnsi="Arial"/>
        <w:color w:val="404040"/>
        <w:sz w:val="22"/>
      </w:rPr>
      <w:tblPr/>
      <w:tcPr>
        <w:shd w:val="clear" w:color="D1DCF2" w:themeColor="accent1" w:themeTint="40" w:fill="D1DCF2" w:themeFill="accent1" w:themeFillTint="40"/>
      </w:tcPr>
    </w:tblStylePr>
  </w:style>
  <w:style w:type="table" w:customStyle="1" w:styleId="ListTable4-Accent21">
    <w:name w:val="List Table 4 - Accent 21"/>
    <w:basedOn w:val="TableNormal"/>
    <w:uiPriority w:val="99"/>
    <w:qFormat/>
    <w:tblPr>
      <w:tblBorders>
        <w:top w:val="single" w:sz="4" w:space="0" w:color="F5B789" w:themeColor="accent2" w:themeTint="90"/>
        <w:left w:val="single" w:sz="4" w:space="0" w:color="F5B789" w:themeColor="accent2" w:themeTint="90"/>
        <w:bottom w:val="single" w:sz="4" w:space="0" w:color="F5B789" w:themeColor="accent2" w:themeTint="90"/>
        <w:right w:val="single" w:sz="4" w:space="0" w:color="F5B789" w:themeColor="accent2" w:themeTint="90"/>
        <w:insideH w:val="single" w:sz="4" w:space="0" w:color="F5B789" w:themeColor="accent2" w:themeTint="90"/>
      </w:tblBorders>
    </w:tblPr>
    <w:tblStylePr w:type="firstRow">
      <w:rPr>
        <w:rFonts w:ascii="Arial" w:hAnsi="Arial"/>
        <w:b/>
        <w:color w:val="FFFFFF"/>
        <w:sz w:val="22"/>
      </w:rPr>
      <w:tblPr/>
      <w:tcPr>
        <w:shd w:val="clear" w:color="EE822F" w:themeColor="accent2" w:fill="EE822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FCA" w:themeColor="accent2" w:themeTint="40" w:fill="FADFCA" w:themeFill="accent2" w:themeFillTint="40"/>
      </w:tcPr>
    </w:tblStylePr>
    <w:tblStylePr w:type="band1Horz">
      <w:rPr>
        <w:rFonts w:ascii="Arial" w:hAnsi="Arial"/>
        <w:color w:val="404040"/>
        <w:sz w:val="22"/>
      </w:rPr>
      <w:tblPr/>
      <w:tcPr>
        <w:shd w:val="clear" w:color="FADFCA" w:themeColor="accent2" w:themeTint="40" w:fill="FADFCA" w:themeFill="accent2" w:themeFillTint="40"/>
      </w:tcPr>
    </w:tblStylePr>
  </w:style>
  <w:style w:type="table" w:customStyle="1" w:styleId="ListTable4-Accent31">
    <w:name w:val="List Table 4 - Accent 31"/>
    <w:basedOn w:val="TableNormal"/>
    <w:uiPriority w:val="99"/>
    <w:qFormat/>
    <w:tblPr>
      <w:tblBorders>
        <w:top w:val="single" w:sz="4" w:space="0" w:color="FDDB69" w:themeColor="accent3" w:themeTint="90"/>
        <w:left w:val="single" w:sz="4" w:space="0" w:color="FDDB69" w:themeColor="accent3" w:themeTint="90"/>
        <w:bottom w:val="single" w:sz="4" w:space="0" w:color="FDDB69" w:themeColor="accent3" w:themeTint="90"/>
        <w:right w:val="single" w:sz="4" w:space="0" w:color="FDDB69" w:themeColor="accent3" w:themeTint="90"/>
        <w:insideH w:val="single" w:sz="4" w:space="0" w:color="FDDB69" w:themeColor="accent3" w:themeTint="90"/>
      </w:tblBorders>
    </w:tblPr>
    <w:tblStylePr w:type="firstRow">
      <w:rPr>
        <w:rFonts w:ascii="Arial" w:hAnsi="Arial"/>
        <w:b/>
        <w:color w:val="FFFFFF"/>
        <w:sz w:val="22"/>
      </w:rPr>
      <w:tblPr/>
      <w:tcPr>
        <w:shd w:val="clear" w:color="F2BA02" w:themeColor="accent3" w:fill="F2BA0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EEBC" w:themeColor="accent3" w:themeTint="40" w:fill="FEEEBC" w:themeFill="accent3" w:themeFillTint="40"/>
      </w:tcPr>
    </w:tblStylePr>
    <w:tblStylePr w:type="band1Horz">
      <w:rPr>
        <w:rFonts w:ascii="Arial" w:hAnsi="Arial"/>
        <w:color w:val="404040"/>
        <w:sz w:val="22"/>
      </w:rPr>
      <w:tblPr/>
      <w:tcPr>
        <w:shd w:val="clear" w:color="FEEEBC" w:themeColor="accent3" w:themeTint="40" w:fill="FEEEBC" w:themeFill="accent3" w:themeFillTint="40"/>
      </w:tcPr>
    </w:tblStylePr>
  </w:style>
  <w:style w:type="table" w:customStyle="1" w:styleId="ListTable4-Accent41">
    <w:name w:val="List Table 4 - Accent 41"/>
    <w:basedOn w:val="TableNormal"/>
    <w:uiPriority w:val="99"/>
    <w:qFormat/>
    <w:tblPr>
      <w:tblBorders>
        <w:top w:val="single" w:sz="4" w:space="0" w:color="B0D994" w:themeColor="accent4" w:themeTint="90"/>
        <w:left w:val="single" w:sz="4" w:space="0" w:color="B0D994" w:themeColor="accent4" w:themeTint="90"/>
        <w:bottom w:val="single" w:sz="4" w:space="0" w:color="B0D994" w:themeColor="accent4" w:themeTint="90"/>
        <w:right w:val="single" w:sz="4" w:space="0" w:color="B0D994" w:themeColor="accent4" w:themeTint="90"/>
        <w:insideH w:val="single" w:sz="4" w:space="0" w:color="B0D994" w:themeColor="accent4" w:themeTint="90"/>
      </w:tblBorders>
    </w:tblPr>
    <w:tblStylePr w:type="firstRow">
      <w:rPr>
        <w:rFonts w:ascii="Arial" w:hAnsi="Arial"/>
        <w:b/>
        <w:color w:val="FFFFFF"/>
        <w:sz w:val="22"/>
      </w:rPr>
      <w:tblPr/>
      <w:tcPr>
        <w:shd w:val="clear" w:color="75BD42" w:themeColor="accent4" w:fill="75BD4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ECF" w:themeColor="accent4" w:themeTint="40" w:fill="DCEECF" w:themeFill="accent4" w:themeFillTint="40"/>
      </w:tcPr>
    </w:tblStylePr>
    <w:tblStylePr w:type="band1Horz">
      <w:rPr>
        <w:rFonts w:ascii="Arial" w:hAnsi="Arial"/>
        <w:color w:val="404040"/>
        <w:sz w:val="22"/>
      </w:rPr>
      <w:tblPr/>
      <w:tcPr>
        <w:shd w:val="clear" w:color="DCEECF" w:themeColor="accent4" w:themeTint="40" w:fill="DCEECF" w:themeFill="accent4" w:themeFillTint="40"/>
      </w:tcPr>
    </w:tblStylePr>
  </w:style>
  <w:style w:type="table" w:customStyle="1" w:styleId="ListTable4-Accent51">
    <w:name w:val="List Table 4 - Accent 51"/>
    <w:basedOn w:val="TableNormal"/>
    <w:uiPriority w:val="99"/>
    <w:qFormat/>
    <w:tblPr>
      <w:tblBorders>
        <w:top w:val="single" w:sz="4" w:space="0" w:color="84E0D8" w:themeColor="accent5" w:themeTint="90"/>
        <w:left w:val="single" w:sz="4" w:space="0" w:color="84E0D8" w:themeColor="accent5" w:themeTint="90"/>
        <w:bottom w:val="single" w:sz="4" w:space="0" w:color="84E0D8" w:themeColor="accent5" w:themeTint="90"/>
        <w:right w:val="single" w:sz="4" w:space="0" w:color="84E0D8" w:themeColor="accent5" w:themeTint="90"/>
        <w:insideH w:val="single" w:sz="4" w:space="0" w:color="84E0D8" w:themeColor="accent5" w:themeTint="90"/>
      </w:tblBorders>
    </w:tblPr>
    <w:tblStylePr w:type="firstRow">
      <w:rPr>
        <w:rFonts w:ascii="Arial" w:hAnsi="Arial"/>
        <w:b/>
        <w:color w:val="FFFFFF"/>
        <w:sz w:val="22"/>
      </w:rPr>
      <w:tblPr/>
      <w:tcPr>
        <w:shd w:val="clear" w:color="30C0B4" w:themeColor="accent5" w:fill="30C0B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1ED" w:themeColor="accent5" w:themeTint="40" w:fill="C8F1ED" w:themeFill="accent5" w:themeFillTint="40"/>
      </w:tcPr>
    </w:tblStylePr>
    <w:tblStylePr w:type="band1Horz">
      <w:rPr>
        <w:rFonts w:ascii="Arial" w:hAnsi="Arial"/>
        <w:color w:val="404040"/>
        <w:sz w:val="22"/>
      </w:rPr>
      <w:tblPr/>
      <w:tcPr>
        <w:shd w:val="clear" w:color="C8F1ED" w:themeColor="accent5" w:themeTint="40" w:fill="C8F1ED" w:themeFill="accent5" w:themeFillTint="40"/>
      </w:tcPr>
    </w:tblStylePr>
  </w:style>
  <w:style w:type="table" w:customStyle="1" w:styleId="ListTable4-Accent61">
    <w:name w:val="List Table 4 - Accent 61"/>
    <w:basedOn w:val="TableNormal"/>
    <w:uiPriority w:val="99"/>
    <w:qFormat/>
    <w:tblPr>
      <w:tblBorders>
        <w:top w:val="single" w:sz="4" w:space="0" w:color="F099A3" w:themeColor="accent6" w:themeTint="90"/>
        <w:left w:val="single" w:sz="4" w:space="0" w:color="F099A3" w:themeColor="accent6" w:themeTint="90"/>
        <w:bottom w:val="single" w:sz="4" w:space="0" w:color="F099A3" w:themeColor="accent6" w:themeTint="90"/>
        <w:right w:val="single" w:sz="4" w:space="0" w:color="F099A3" w:themeColor="accent6" w:themeTint="90"/>
        <w:insideH w:val="single" w:sz="4" w:space="0" w:color="F099A3" w:themeColor="accent6" w:themeTint="90"/>
      </w:tblBorders>
    </w:tblPr>
    <w:tblStylePr w:type="firstRow">
      <w:rPr>
        <w:rFonts w:ascii="Arial" w:hAnsi="Arial"/>
        <w:b/>
        <w:color w:val="FFFFFF"/>
        <w:sz w:val="22"/>
      </w:rPr>
      <w:tblPr/>
      <w:tcPr>
        <w:shd w:val="clear" w:color="E54C5E" w:themeColor="accent6" w:fill="E54C5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D1D6" w:themeColor="accent6" w:themeTint="40" w:fill="F8D1D6" w:themeFill="accent6" w:themeFillTint="40"/>
      </w:tcPr>
    </w:tblStylePr>
    <w:tblStylePr w:type="band1Horz">
      <w:rPr>
        <w:rFonts w:ascii="Arial" w:hAnsi="Arial"/>
        <w:color w:val="404040"/>
        <w:sz w:val="22"/>
      </w:rPr>
      <w:tblPr/>
      <w:tcPr>
        <w:shd w:val="clear" w:color="F8D1D6" w:themeColor="accent6" w:themeTint="40" w:fill="F8D1D6" w:themeFill="accent6" w:themeFillTint="40"/>
      </w:tcPr>
    </w:tblStylePr>
  </w:style>
  <w:style w:type="table" w:customStyle="1" w:styleId="511">
    <w:name w:val="清单表 5 深色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4874CB" w:themeColor="accent1"/>
        <w:left w:val="single" w:sz="32" w:space="0" w:color="4874CB" w:themeColor="accent1"/>
        <w:bottom w:val="single" w:sz="32" w:space="0" w:color="4874CB" w:themeColor="accent1"/>
        <w:right w:val="single" w:sz="32" w:space="0" w:color="4874CB" w:themeColor="accent1"/>
      </w:tblBorders>
    </w:tblPr>
    <w:tblStylePr w:type="firstRow">
      <w:rPr>
        <w:rFonts w:ascii="Arial" w:hAnsi="Arial"/>
        <w:b/>
        <w:color w:val="FFFFFF" w:themeColor="light1"/>
        <w:sz w:val="22"/>
      </w:rPr>
      <w:tblPr/>
      <w:tcPr>
        <w:tcBorders>
          <w:top w:val="single" w:sz="32" w:space="0" w:color="4874CB" w:themeColor="accent1"/>
          <w:bottom w:val="single" w:sz="12" w:space="0" w:color="FFFFFF" w:themeColor="light1"/>
        </w:tcBorders>
        <w:shd w:val="clear" w:color="4874CB" w:themeColor="accent1" w:fill="4874CB"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74CB" w:themeColor="accent1"/>
          <w:right w:val="single" w:sz="4" w:space="0" w:color="FFFFFF" w:themeColor="light1"/>
        </w:tcBorders>
      </w:tcPr>
    </w:tblStylePr>
    <w:tblStylePr w:type="lastCol">
      <w:tblPr/>
      <w:tcPr>
        <w:tcBorders>
          <w:left w:val="single" w:sz="4" w:space="0" w:color="FFFFFF" w:themeColor="light1"/>
          <w:right w:val="single" w:sz="32" w:space="0" w:color="4874CB" w:themeColor="accent1"/>
        </w:tcBorders>
      </w:tcPr>
    </w:tblStylePr>
    <w:tblStylePr w:type="band1Vert">
      <w:tblPr/>
      <w:tcPr>
        <w:tcBorders>
          <w:left w:val="single" w:sz="4" w:space="0" w:color="FFFFFF" w:themeColor="light1"/>
          <w:right w:val="single" w:sz="4" w:space="0" w:color="FFFFFF" w:themeColor="light1"/>
        </w:tcBorders>
        <w:shd w:val="clear" w:color="4874CB" w:themeColor="accent1" w:fill="4874CB"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74CB" w:themeColor="accent1" w:fill="4874CB" w:themeFill="accent1"/>
      </w:tcPr>
    </w:tblStylePr>
    <w:tblStylePr w:type="band2Horz">
      <w:tblPr/>
      <w:tcPr>
        <w:tcBorders>
          <w:top w:val="single" w:sz="4" w:space="0" w:color="FFFFFF" w:themeColor="light1"/>
          <w:bottom w:val="single" w:sz="4" w:space="0" w:color="FFFFFF" w:themeColor="light1"/>
        </w:tcBorders>
        <w:shd w:val="clear" w:color="4874CB" w:themeColor="accent1" w:fill="4874CB" w:themeFill="accent1"/>
      </w:tcPr>
    </w:tblStylePr>
  </w:style>
  <w:style w:type="table" w:customStyle="1" w:styleId="ListTable5Dark-Accent21">
    <w:name w:val="List Table 5 Dark - Accent 21"/>
    <w:basedOn w:val="TableNormal"/>
    <w:uiPriority w:val="99"/>
    <w:qFormat/>
    <w:tblPr>
      <w:tblBorders>
        <w:top w:val="single" w:sz="32" w:space="0" w:color="F5B483" w:themeColor="accent2" w:themeTint="97"/>
        <w:left w:val="single" w:sz="32" w:space="0" w:color="F5B483" w:themeColor="accent2" w:themeTint="97"/>
        <w:bottom w:val="single" w:sz="32" w:space="0" w:color="F5B483" w:themeColor="accent2" w:themeTint="97"/>
        <w:right w:val="single" w:sz="32" w:space="0" w:color="F5B483" w:themeColor="accent2" w:themeTint="97"/>
      </w:tblBorders>
    </w:tblPr>
    <w:tblStylePr w:type="firstRow">
      <w:rPr>
        <w:rFonts w:ascii="Arial" w:hAnsi="Arial"/>
        <w:b/>
        <w:color w:val="FFFFFF" w:themeColor="light1"/>
        <w:sz w:val="22"/>
      </w:rPr>
      <w:tblPr/>
      <w:tcPr>
        <w:tcBorders>
          <w:top w:val="single" w:sz="32" w:space="0" w:color="F5B483" w:themeColor="accent2" w:themeTint="97"/>
          <w:bottom w:val="single" w:sz="12" w:space="0" w:color="FFFFFF" w:themeColor="light1"/>
        </w:tcBorders>
        <w:shd w:val="clear" w:color="F5B483" w:themeColor="accent2" w:themeTint="97" w:fill="F5B483"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5B483" w:themeColor="accent2" w:themeTint="97"/>
          <w:right w:val="single" w:sz="4" w:space="0" w:color="FFFFFF" w:themeColor="light1"/>
        </w:tcBorders>
      </w:tcPr>
    </w:tblStylePr>
    <w:tblStylePr w:type="lastCol">
      <w:tblPr/>
      <w:tcPr>
        <w:tcBorders>
          <w:left w:val="single" w:sz="4" w:space="0" w:color="FFFFFF" w:themeColor="light1"/>
          <w:right w:val="single" w:sz="32" w:space="0" w:color="F5B483" w:themeColor="accent2" w:themeTint="97"/>
        </w:tcBorders>
      </w:tcPr>
    </w:tblStylePr>
    <w:tblStylePr w:type="band1Vert">
      <w:tblPr/>
      <w:tcPr>
        <w:tcBorders>
          <w:left w:val="single" w:sz="4" w:space="0" w:color="FFFFFF" w:themeColor="light1"/>
          <w:right w:val="single" w:sz="4" w:space="0" w:color="FFFFFF" w:themeColor="light1"/>
        </w:tcBorders>
        <w:shd w:val="clear" w:color="F5B483" w:themeColor="accent2" w:themeTint="97" w:fill="F5B483"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5B483" w:themeColor="accent2" w:themeTint="97" w:fill="F5B483" w:themeFill="accent2" w:themeFillTint="97"/>
      </w:tcPr>
    </w:tblStylePr>
    <w:tblStylePr w:type="band2Horz">
      <w:tblPr/>
      <w:tcPr>
        <w:tcBorders>
          <w:top w:val="single" w:sz="4" w:space="0" w:color="FFFFFF" w:themeColor="light1"/>
          <w:bottom w:val="single" w:sz="4" w:space="0" w:color="FFFFFF" w:themeColor="light1"/>
        </w:tcBorders>
        <w:shd w:val="clear" w:color="F5B483" w:themeColor="accent2" w:themeTint="97" w:fill="F5B483" w:themeFill="accent2" w:themeFillTint="97"/>
      </w:tcPr>
    </w:tblStylePr>
  </w:style>
  <w:style w:type="table" w:customStyle="1" w:styleId="ListTable5Dark-Accent31">
    <w:name w:val="List Table 5 Dark - Accent 31"/>
    <w:basedOn w:val="TableNormal"/>
    <w:uiPriority w:val="99"/>
    <w:qFormat/>
    <w:tblPr>
      <w:tblBorders>
        <w:top w:val="single" w:sz="32" w:space="0" w:color="FDD861" w:themeColor="accent3" w:themeTint="98"/>
        <w:left w:val="single" w:sz="32" w:space="0" w:color="FDD861" w:themeColor="accent3" w:themeTint="98"/>
        <w:bottom w:val="single" w:sz="32" w:space="0" w:color="FDD861" w:themeColor="accent3" w:themeTint="98"/>
        <w:right w:val="single" w:sz="32" w:space="0" w:color="FDD861" w:themeColor="accent3" w:themeTint="98"/>
      </w:tblBorders>
    </w:tblPr>
    <w:tblStylePr w:type="firstRow">
      <w:rPr>
        <w:rFonts w:ascii="Arial" w:hAnsi="Arial"/>
        <w:b/>
        <w:color w:val="FFFFFF" w:themeColor="light1"/>
        <w:sz w:val="22"/>
      </w:rPr>
      <w:tblPr/>
      <w:tcPr>
        <w:tcBorders>
          <w:top w:val="single" w:sz="32" w:space="0" w:color="FDD861" w:themeColor="accent3" w:themeTint="98"/>
          <w:bottom w:val="single" w:sz="12" w:space="0" w:color="FFFFFF" w:themeColor="light1"/>
        </w:tcBorders>
        <w:shd w:val="clear" w:color="FDD861" w:themeColor="accent3" w:themeTint="98" w:fill="FDD861"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DD861" w:themeColor="accent3" w:themeTint="98"/>
          <w:right w:val="single" w:sz="4" w:space="0" w:color="FFFFFF" w:themeColor="light1"/>
        </w:tcBorders>
      </w:tcPr>
    </w:tblStylePr>
    <w:tblStylePr w:type="lastCol">
      <w:tblPr/>
      <w:tcPr>
        <w:tcBorders>
          <w:left w:val="single" w:sz="4" w:space="0" w:color="FFFFFF" w:themeColor="light1"/>
          <w:right w:val="single" w:sz="32" w:space="0" w:color="FDD861" w:themeColor="accent3" w:themeTint="98"/>
        </w:tcBorders>
      </w:tcPr>
    </w:tblStylePr>
    <w:tblStylePr w:type="band1Vert">
      <w:tblPr/>
      <w:tcPr>
        <w:tcBorders>
          <w:left w:val="single" w:sz="4" w:space="0" w:color="FFFFFF" w:themeColor="light1"/>
          <w:right w:val="single" w:sz="4" w:space="0" w:color="FFFFFF" w:themeColor="light1"/>
        </w:tcBorders>
        <w:shd w:val="clear" w:color="FDD861" w:themeColor="accent3" w:themeTint="98" w:fill="FDD861"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DD861" w:themeColor="accent3" w:themeTint="98" w:fill="FDD861" w:themeFill="accent3" w:themeFillTint="98"/>
      </w:tcPr>
    </w:tblStylePr>
    <w:tblStylePr w:type="band2Horz">
      <w:tblPr/>
      <w:tcPr>
        <w:tcBorders>
          <w:top w:val="single" w:sz="4" w:space="0" w:color="FFFFFF" w:themeColor="light1"/>
          <w:bottom w:val="single" w:sz="4" w:space="0" w:color="FFFFFF" w:themeColor="light1"/>
        </w:tcBorders>
        <w:shd w:val="clear" w:color="FDD861" w:themeColor="accent3" w:themeTint="98" w:fill="FDD861" w:themeFill="accent3" w:themeFillTint="98"/>
      </w:tcPr>
    </w:tblStylePr>
  </w:style>
  <w:style w:type="table" w:customStyle="1" w:styleId="ListTable5Dark-Accent41">
    <w:name w:val="List Table 5 Dark - Accent 41"/>
    <w:basedOn w:val="TableNormal"/>
    <w:uiPriority w:val="99"/>
    <w:qFormat/>
    <w:tblPr>
      <w:tblBorders>
        <w:top w:val="single" w:sz="32" w:space="0" w:color="ABD78C" w:themeColor="accent4" w:themeTint="9A"/>
        <w:left w:val="single" w:sz="32" w:space="0" w:color="ABD78C" w:themeColor="accent4" w:themeTint="9A"/>
        <w:bottom w:val="single" w:sz="32" w:space="0" w:color="ABD78C" w:themeColor="accent4" w:themeTint="9A"/>
        <w:right w:val="single" w:sz="32" w:space="0" w:color="ABD78C" w:themeColor="accent4" w:themeTint="9A"/>
      </w:tblBorders>
    </w:tblPr>
    <w:tblStylePr w:type="firstRow">
      <w:rPr>
        <w:rFonts w:ascii="Arial" w:hAnsi="Arial"/>
        <w:b/>
        <w:color w:val="FFFFFF" w:themeColor="light1"/>
        <w:sz w:val="22"/>
      </w:rPr>
      <w:tblPr/>
      <w:tcPr>
        <w:tcBorders>
          <w:top w:val="single" w:sz="32" w:space="0" w:color="ABD78C" w:themeColor="accent4" w:themeTint="9A"/>
          <w:bottom w:val="single" w:sz="12" w:space="0" w:color="FFFFFF" w:themeColor="light1"/>
        </w:tcBorders>
        <w:shd w:val="clear" w:color="ABD78C" w:themeColor="accent4" w:themeTint="9A" w:fill="ABD78C"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BD78C" w:themeColor="accent4" w:themeTint="9A"/>
          <w:right w:val="single" w:sz="4" w:space="0" w:color="FFFFFF" w:themeColor="light1"/>
        </w:tcBorders>
      </w:tcPr>
    </w:tblStylePr>
    <w:tblStylePr w:type="lastCol">
      <w:tblPr/>
      <w:tcPr>
        <w:tcBorders>
          <w:left w:val="single" w:sz="4" w:space="0" w:color="FFFFFF" w:themeColor="light1"/>
          <w:right w:val="single" w:sz="32" w:space="0" w:color="ABD78C" w:themeColor="accent4" w:themeTint="9A"/>
        </w:tcBorders>
      </w:tcPr>
    </w:tblStylePr>
    <w:tblStylePr w:type="band1Vert">
      <w:tblPr/>
      <w:tcPr>
        <w:tcBorders>
          <w:left w:val="single" w:sz="4" w:space="0" w:color="FFFFFF" w:themeColor="light1"/>
          <w:right w:val="single" w:sz="4" w:space="0" w:color="FFFFFF" w:themeColor="light1"/>
        </w:tcBorders>
        <w:shd w:val="clear" w:color="ABD78C" w:themeColor="accent4" w:themeTint="9A" w:fill="ABD78C"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BD78C" w:themeColor="accent4" w:themeTint="9A" w:fill="ABD78C" w:themeFill="accent4" w:themeFillTint="9A"/>
      </w:tcPr>
    </w:tblStylePr>
    <w:tblStylePr w:type="band2Horz">
      <w:tblPr/>
      <w:tcPr>
        <w:tcBorders>
          <w:top w:val="single" w:sz="4" w:space="0" w:color="FFFFFF" w:themeColor="light1"/>
          <w:bottom w:val="single" w:sz="4" w:space="0" w:color="FFFFFF" w:themeColor="light1"/>
        </w:tcBorders>
        <w:shd w:val="clear" w:color="ABD78C" w:themeColor="accent4" w:themeTint="9A" w:fill="ABD78C" w:themeFill="accent4" w:themeFillTint="9A"/>
      </w:tcPr>
    </w:tblStylePr>
  </w:style>
  <w:style w:type="table" w:customStyle="1" w:styleId="ListTable5Dark-Accent51">
    <w:name w:val="List Table 5 Dark - Accent 51"/>
    <w:basedOn w:val="TableNormal"/>
    <w:uiPriority w:val="99"/>
    <w:qFormat/>
    <w:tblPr>
      <w:tblBorders>
        <w:top w:val="single" w:sz="32" w:space="0" w:color="7CDED5" w:themeColor="accent5" w:themeTint="9A"/>
        <w:left w:val="single" w:sz="32" w:space="0" w:color="7CDED5" w:themeColor="accent5" w:themeTint="9A"/>
        <w:bottom w:val="single" w:sz="32" w:space="0" w:color="7CDED5" w:themeColor="accent5" w:themeTint="9A"/>
        <w:right w:val="single" w:sz="32" w:space="0" w:color="7CDED5" w:themeColor="accent5" w:themeTint="9A"/>
      </w:tblBorders>
    </w:tblPr>
    <w:tblStylePr w:type="firstRow">
      <w:rPr>
        <w:rFonts w:ascii="Arial" w:hAnsi="Arial"/>
        <w:b/>
        <w:color w:val="FFFFFF" w:themeColor="light1"/>
        <w:sz w:val="22"/>
      </w:rPr>
      <w:tblPr/>
      <w:tcPr>
        <w:tcBorders>
          <w:top w:val="single" w:sz="32" w:space="0" w:color="7CDED5" w:themeColor="accent5" w:themeTint="9A"/>
          <w:bottom w:val="single" w:sz="12" w:space="0" w:color="FFFFFF" w:themeColor="light1"/>
        </w:tcBorders>
        <w:shd w:val="clear" w:color="7CDED5" w:themeColor="accent5" w:themeTint="9A" w:fill="7CDED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CDED5" w:themeColor="accent5" w:themeTint="9A"/>
          <w:right w:val="single" w:sz="4" w:space="0" w:color="FFFFFF" w:themeColor="light1"/>
        </w:tcBorders>
      </w:tcPr>
    </w:tblStylePr>
    <w:tblStylePr w:type="lastCol">
      <w:tblPr/>
      <w:tcPr>
        <w:tcBorders>
          <w:left w:val="single" w:sz="4" w:space="0" w:color="FFFFFF" w:themeColor="light1"/>
          <w:right w:val="single" w:sz="32" w:space="0" w:color="7CDED5" w:themeColor="accent5" w:themeTint="9A"/>
        </w:tcBorders>
      </w:tcPr>
    </w:tblStylePr>
    <w:tblStylePr w:type="band1Vert">
      <w:tblPr/>
      <w:tcPr>
        <w:tcBorders>
          <w:left w:val="single" w:sz="4" w:space="0" w:color="FFFFFF" w:themeColor="light1"/>
          <w:right w:val="single" w:sz="4" w:space="0" w:color="FFFFFF" w:themeColor="light1"/>
        </w:tcBorders>
        <w:shd w:val="clear" w:color="7CDED5" w:themeColor="accent5" w:themeTint="9A" w:fill="7CDED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CDED5" w:themeColor="accent5" w:themeTint="9A" w:fill="7CDED5" w:themeFill="accent5" w:themeFillTint="9A"/>
      </w:tcPr>
    </w:tblStylePr>
    <w:tblStylePr w:type="band2Horz">
      <w:tblPr/>
      <w:tcPr>
        <w:tcBorders>
          <w:top w:val="single" w:sz="4" w:space="0" w:color="FFFFFF" w:themeColor="light1"/>
          <w:bottom w:val="single" w:sz="4" w:space="0" w:color="FFFFFF" w:themeColor="light1"/>
        </w:tcBorders>
        <w:shd w:val="clear" w:color="7CDED5" w:themeColor="accent5" w:themeTint="9A" w:fill="7CDED5" w:themeFill="accent5" w:themeFillTint="9A"/>
      </w:tcPr>
    </w:tblStylePr>
  </w:style>
  <w:style w:type="table" w:customStyle="1" w:styleId="ListTable5Dark-Accent61">
    <w:name w:val="List Table 5 Dark - Accent 61"/>
    <w:basedOn w:val="TableNormal"/>
    <w:uiPriority w:val="99"/>
    <w:qFormat/>
    <w:tblPr>
      <w:tblBorders>
        <w:top w:val="single" w:sz="32" w:space="0" w:color="EF949E" w:themeColor="accent6" w:themeTint="98"/>
        <w:left w:val="single" w:sz="32" w:space="0" w:color="EF949E" w:themeColor="accent6" w:themeTint="98"/>
        <w:bottom w:val="single" w:sz="32" w:space="0" w:color="EF949E" w:themeColor="accent6" w:themeTint="98"/>
        <w:right w:val="single" w:sz="32" w:space="0" w:color="EF949E" w:themeColor="accent6" w:themeTint="98"/>
      </w:tblBorders>
    </w:tblPr>
    <w:tblStylePr w:type="firstRow">
      <w:rPr>
        <w:rFonts w:ascii="Arial" w:hAnsi="Arial"/>
        <w:b/>
        <w:color w:val="FFFFFF" w:themeColor="light1"/>
        <w:sz w:val="22"/>
      </w:rPr>
      <w:tblPr/>
      <w:tcPr>
        <w:tcBorders>
          <w:top w:val="single" w:sz="32" w:space="0" w:color="EF949E" w:themeColor="accent6" w:themeTint="98"/>
          <w:bottom w:val="single" w:sz="12" w:space="0" w:color="FFFFFF" w:themeColor="light1"/>
        </w:tcBorders>
        <w:shd w:val="clear" w:color="EF949E" w:themeColor="accent6" w:themeTint="98" w:fill="EF949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F949E" w:themeColor="accent6" w:themeTint="98"/>
          <w:right w:val="single" w:sz="4" w:space="0" w:color="FFFFFF" w:themeColor="light1"/>
        </w:tcBorders>
      </w:tcPr>
    </w:tblStylePr>
    <w:tblStylePr w:type="lastCol">
      <w:tblPr/>
      <w:tcPr>
        <w:tcBorders>
          <w:left w:val="single" w:sz="4" w:space="0" w:color="FFFFFF" w:themeColor="light1"/>
          <w:right w:val="single" w:sz="32" w:space="0" w:color="EF949E" w:themeColor="accent6" w:themeTint="98"/>
        </w:tcBorders>
      </w:tcPr>
    </w:tblStylePr>
    <w:tblStylePr w:type="band1Vert">
      <w:tblPr/>
      <w:tcPr>
        <w:tcBorders>
          <w:left w:val="single" w:sz="4" w:space="0" w:color="FFFFFF" w:themeColor="light1"/>
          <w:right w:val="single" w:sz="4" w:space="0" w:color="FFFFFF" w:themeColor="light1"/>
        </w:tcBorders>
        <w:shd w:val="clear" w:color="EF949E" w:themeColor="accent6" w:themeTint="98" w:fill="EF949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F949E" w:themeColor="accent6" w:themeTint="98" w:fill="EF949E" w:themeFill="accent6" w:themeFillTint="98"/>
      </w:tcPr>
    </w:tblStylePr>
    <w:tblStylePr w:type="band2Horz">
      <w:tblPr/>
      <w:tcPr>
        <w:tcBorders>
          <w:top w:val="single" w:sz="4" w:space="0" w:color="FFFFFF" w:themeColor="light1"/>
          <w:bottom w:val="single" w:sz="4" w:space="0" w:color="FFFFFF" w:themeColor="light1"/>
        </w:tcBorders>
        <w:shd w:val="clear" w:color="EF949E" w:themeColor="accent6" w:themeTint="98" w:fill="EF949E" w:themeFill="accent6" w:themeFillTint="98"/>
      </w:tcPr>
    </w:tblStylePr>
  </w:style>
  <w:style w:type="table" w:customStyle="1" w:styleId="610">
    <w:name w:val="清单表 6 彩色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Borders>
        <w:top w:val="single" w:sz="4" w:space="0" w:color="4874CB" w:themeColor="accent1"/>
        <w:bottom w:val="single" w:sz="4" w:space="0" w:color="4874CB" w:themeColor="accent1"/>
      </w:tblBorders>
    </w:tblPr>
    <w:tblStylePr w:type="firstRow">
      <w:rPr>
        <w:b/>
        <w:color w:val="23407C" w:themeColor="accent1" w:themeShade="94"/>
      </w:rPr>
      <w:tblPr/>
      <w:tcPr>
        <w:tcBorders>
          <w:bottom w:val="single" w:sz="4" w:space="0" w:color="4874CB" w:themeColor="accent1"/>
        </w:tcBorders>
      </w:tcPr>
    </w:tblStylePr>
    <w:tblStylePr w:type="lastRow">
      <w:rPr>
        <w:b/>
        <w:color w:val="23407C" w:themeColor="accent1" w:themeShade="94"/>
      </w:rPr>
      <w:tblPr/>
      <w:tcPr>
        <w:tcBorders>
          <w:top w:val="single" w:sz="4" w:space="0" w:color="4874CB" w:themeColor="accent1"/>
        </w:tcBorders>
      </w:tcPr>
    </w:tblStylePr>
    <w:tblStylePr w:type="firstCol">
      <w:rPr>
        <w:b/>
        <w:color w:val="23407C" w:themeColor="accent1" w:themeShade="94"/>
      </w:rPr>
    </w:tblStylePr>
    <w:tblStylePr w:type="lastCol">
      <w:rPr>
        <w:b/>
        <w:color w:val="23407C" w:themeColor="accent1" w:themeShade="94"/>
      </w:rPr>
    </w:tblStylePr>
    <w:tblStylePr w:type="band1Vert">
      <w:tblPr/>
      <w:tcPr>
        <w:shd w:val="clear" w:color="D1DCF2" w:themeColor="accent1" w:themeTint="40" w:fill="D1DCF2" w:themeFill="accent1" w:themeFillTint="40"/>
      </w:tcPr>
    </w:tblStylePr>
    <w:tblStylePr w:type="band1Horz">
      <w:rPr>
        <w:rFonts w:ascii="Arial" w:hAnsi="Arial"/>
        <w:color w:val="23407C" w:themeColor="accent1" w:themeShade="94"/>
        <w:sz w:val="22"/>
      </w:rPr>
      <w:tblPr/>
      <w:tcPr>
        <w:shd w:val="clear" w:color="D1DCF2" w:themeColor="accent1" w:themeTint="40" w:fill="D1DCF2" w:themeFill="accent1" w:themeFillTint="40"/>
      </w:tcPr>
    </w:tblStylePr>
    <w:tblStylePr w:type="band2Horz">
      <w:rPr>
        <w:rFonts w:ascii="Arial" w:hAnsi="Arial"/>
        <w:color w:val="23407C" w:themeColor="accent1" w:themeShade="94"/>
        <w:sz w:val="22"/>
      </w:rPr>
    </w:tblStylePr>
  </w:style>
  <w:style w:type="table" w:customStyle="1" w:styleId="ListTable6Colorful-Accent2">
    <w:name w:val="List Table 6 Colorful - Accent 2"/>
    <w:basedOn w:val="TableNormal"/>
    <w:uiPriority w:val="99"/>
    <w:qFormat/>
    <w:tblPr>
      <w:tblBorders>
        <w:top w:val="single" w:sz="4" w:space="0" w:color="F5B483" w:themeColor="accent2" w:themeTint="97"/>
        <w:bottom w:val="single" w:sz="4" w:space="0" w:color="F5B483" w:themeColor="accent2" w:themeTint="97"/>
      </w:tblBorders>
    </w:tblPr>
    <w:tblStylePr w:type="firstRow">
      <w:rPr>
        <w:b/>
        <w:color w:val="F5B484" w:themeColor="accent2" w:themeTint="96"/>
      </w:rPr>
      <w:tblPr/>
      <w:tcPr>
        <w:tcBorders>
          <w:bottom w:val="single" w:sz="4" w:space="0" w:color="F5B483" w:themeColor="accent2" w:themeTint="97"/>
        </w:tcBorders>
      </w:tcPr>
    </w:tblStylePr>
    <w:tblStylePr w:type="lastRow">
      <w:rPr>
        <w:b/>
        <w:color w:val="F5B484" w:themeColor="accent2" w:themeTint="96"/>
      </w:rPr>
      <w:tblPr/>
      <w:tcPr>
        <w:tcBorders>
          <w:top w:val="single" w:sz="4" w:space="0" w:color="F5B483" w:themeColor="accent2" w:themeTint="97"/>
        </w:tcBorders>
      </w:tcPr>
    </w:tblStylePr>
    <w:tblStylePr w:type="firstCol">
      <w:rPr>
        <w:b/>
        <w:color w:val="F5B484" w:themeColor="accent2" w:themeTint="96"/>
      </w:rPr>
    </w:tblStylePr>
    <w:tblStylePr w:type="lastCol">
      <w:rPr>
        <w:b/>
        <w:color w:val="F5B484" w:themeColor="accent2" w:themeTint="96"/>
      </w:rPr>
    </w:tblStylePr>
    <w:tblStylePr w:type="band1Vert">
      <w:tblPr/>
      <w:tcPr>
        <w:shd w:val="clear" w:color="FADFCA" w:themeColor="accent2" w:themeTint="40" w:fill="FADFCA" w:themeFill="accent2" w:themeFillTint="40"/>
      </w:tcPr>
    </w:tblStylePr>
    <w:tblStylePr w:type="band1Horz">
      <w:rPr>
        <w:rFonts w:ascii="Arial" w:hAnsi="Arial"/>
        <w:color w:val="F5B484" w:themeColor="accent2" w:themeTint="96"/>
        <w:sz w:val="22"/>
      </w:rPr>
      <w:tblPr/>
      <w:tcPr>
        <w:shd w:val="clear" w:color="FADFCA" w:themeColor="accent2" w:themeTint="40" w:fill="FADFCA" w:themeFill="accent2" w:themeFillTint="40"/>
      </w:tcPr>
    </w:tblStylePr>
    <w:tblStylePr w:type="band2Horz">
      <w:rPr>
        <w:rFonts w:ascii="Arial" w:hAnsi="Arial"/>
        <w:color w:val="F5B484" w:themeColor="accent2" w:themeTint="96"/>
        <w:sz w:val="22"/>
      </w:rPr>
    </w:tblStylePr>
  </w:style>
  <w:style w:type="table" w:customStyle="1" w:styleId="ListTable6Colorful-Accent3">
    <w:name w:val="List Table 6 Colorful - Accent 3"/>
    <w:basedOn w:val="TableNormal"/>
    <w:uiPriority w:val="99"/>
    <w:qFormat/>
    <w:tblPr>
      <w:tblBorders>
        <w:top w:val="single" w:sz="4" w:space="0" w:color="FDD861" w:themeColor="accent3" w:themeTint="98"/>
        <w:bottom w:val="single" w:sz="4" w:space="0" w:color="FDD861" w:themeColor="accent3" w:themeTint="98"/>
      </w:tblBorders>
    </w:tblPr>
    <w:tblStylePr w:type="firstRow">
      <w:rPr>
        <w:b/>
        <w:color w:val="FDD860" w:themeColor="accent3" w:themeTint="99"/>
      </w:rPr>
      <w:tblPr/>
      <w:tcPr>
        <w:tcBorders>
          <w:bottom w:val="single" w:sz="4" w:space="0" w:color="FDD861" w:themeColor="accent3" w:themeTint="98"/>
        </w:tcBorders>
      </w:tcPr>
    </w:tblStylePr>
    <w:tblStylePr w:type="lastRow">
      <w:rPr>
        <w:b/>
        <w:color w:val="FDD860" w:themeColor="accent3" w:themeTint="99"/>
      </w:rPr>
      <w:tblPr/>
      <w:tcPr>
        <w:tcBorders>
          <w:top w:val="single" w:sz="4" w:space="0" w:color="FDD861" w:themeColor="accent3" w:themeTint="98"/>
        </w:tcBorders>
      </w:tcPr>
    </w:tblStylePr>
    <w:tblStylePr w:type="firstCol">
      <w:rPr>
        <w:b/>
        <w:color w:val="FDD860" w:themeColor="accent3" w:themeTint="99"/>
      </w:rPr>
    </w:tblStylePr>
    <w:tblStylePr w:type="lastCol">
      <w:rPr>
        <w:b/>
        <w:color w:val="FDD860" w:themeColor="accent3" w:themeTint="99"/>
      </w:rPr>
    </w:tblStylePr>
    <w:tblStylePr w:type="band1Vert">
      <w:tblPr/>
      <w:tcPr>
        <w:shd w:val="clear" w:color="FEEEBC" w:themeColor="accent3" w:themeTint="40" w:fill="FEEEBC" w:themeFill="accent3" w:themeFillTint="40"/>
      </w:tcPr>
    </w:tblStylePr>
    <w:tblStylePr w:type="band1Horz">
      <w:rPr>
        <w:rFonts w:ascii="Arial" w:hAnsi="Arial"/>
        <w:color w:val="FDD860" w:themeColor="accent3" w:themeTint="99"/>
        <w:sz w:val="22"/>
      </w:rPr>
      <w:tblPr/>
      <w:tcPr>
        <w:shd w:val="clear" w:color="FEEEBC" w:themeColor="accent3" w:themeTint="40" w:fill="FEEEBC" w:themeFill="accent3" w:themeFillTint="40"/>
      </w:tcPr>
    </w:tblStylePr>
    <w:tblStylePr w:type="band2Horz">
      <w:rPr>
        <w:rFonts w:ascii="Arial" w:hAnsi="Arial"/>
        <w:color w:val="FDD860" w:themeColor="accent3" w:themeTint="99"/>
        <w:sz w:val="22"/>
      </w:rPr>
    </w:tblStylePr>
  </w:style>
  <w:style w:type="table" w:customStyle="1" w:styleId="ListTable6Colorful-Accent4">
    <w:name w:val="List Table 6 Colorful - Accent 4"/>
    <w:basedOn w:val="TableNormal"/>
    <w:uiPriority w:val="99"/>
    <w:qFormat/>
    <w:tblPr>
      <w:tblBorders>
        <w:top w:val="single" w:sz="4" w:space="0" w:color="ABD78C" w:themeColor="accent4" w:themeTint="9A"/>
        <w:bottom w:val="single" w:sz="4" w:space="0" w:color="ABD78C" w:themeColor="accent4" w:themeTint="9A"/>
      </w:tblBorders>
    </w:tblPr>
    <w:tblStylePr w:type="firstRow">
      <w:rPr>
        <w:b/>
        <w:color w:val="ABD78D" w:themeColor="accent4" w:themeTint="99"/>
      </w:rPr>
      <w:tblPr/>
      <w:tcPr>
        <w:tcBorders>
          <w:bottom w:val="single" w:sz="4" w:space="0" w:color="ABD78C" w:themeColor="accent4" w:themeTint="9A"/>
        </w:tcBorders>
      </w:tcPr>
    </w:tblStylePr>
    <w:tblStylePr w:type="lastRow">
      <w:rPr>
        <w:b/>
        <w:color w:val="ABD78D" w:themeColor="accent4" w:themeTint="99"/>
      </w:rPr>
      <w:tblPr/>
      <w:tcPr>
        <w:tcBorders>
          <w:top w:val="single" w:sz="4" w:space="0" w:color="ABD78C" w:themeColor="accent4" w:themeTint="9A"/>
        </w:tcBorders>
      </w:tcPr>
    </w:tblStylePr>
    <w:tblStylePr w:type="firstCol">
      <w:rPr>
        <w:b/>
        <w:color w:val="ABD78D" w:themeColor="accent4" w:themeTint="99"/>
      </w:rPr>
    </w:tblStylePr>
    <w:tblStylePr w:type="lastCol">
      <w:rPr>
        <w:b/>
        <w:color w:val="ABD78D" w:themeColor="accent4" w:themeTint="99"/>
      </w:rPr>
    </w:tblStylePr>
    <w:tblStylePr w:type="band1Vert">
      <w:tblPr/>
      <w:tcPr>
        <w:shd w:val="clear" w:color="DCEECF" w:themeColor="accent4" w:themeTint="40" w:fill="DCEECF" w:themeFill="accent4" w:themeFillTint="40"/>
      </w:tcPr>
    </w:tblStylePr>
    <w:tblStylePr w:type="band1Horz">
      <w:rPr>
        <w:rFonts w:ascii="Arial" w:hAnsi="Arial"/>
        <w:color w:val="ABD78D" w:themeColor="accent4" w:themeTint="99"/>
        <w:sz w:val="22"/>
      </w:rPr>
      <w:tblPr/>
      <w:tcPr>
        <w:shd w:val="clear" w:color="DCEECF" w:themeColor="accent4" w:themeTint="40" w:fill="DCEECF" w:themeFill="accent4" w:themeFillTint="40"/>
      </w:tcPr>
    </w:tblStylePr>
    <w:tblStylePr w:type="band2Horz">
      <w:rPr>
        <w:rFonts w:ascii="Arial" w:hAnsi="Arial"/>
        <w:color w:val="ABD78D" w:themeColor="accent4" w:themeTint="99"/>
        <w:sz w:val="22"/>
      </w:rPr>
    </w:tblStylePr>
  </w:style>
  <w:style w:type="table" w:customStyle="1" w:styleId="ListTable6Colorful-Accent5">
    <w:name w:val="List Table 6 Colorful - Accent 5"/>
    <w:basedOn w:val="TableNormal"/>
    <w:uiPriority w:val="99"/>
    <w:qFormat/>
    <w:tblPr>
      <w:tblBorders>
        <w:top w:val="single" w:sz="4" w:space="0" w:color="7CDED5" w:themeColor="accent5" w:themeTint="9A"/>
        <w:bottom w:val="single" w:sz="4" w:space="0" w:color="7CDED5" w:themeColor="accent5" w:themeTint="9A"/>
      </w:tblBorders>
    </w:tblPr>
    <w:tblStylePr w:type="firstRow">
      <w:rPr>
        <w:b/>
        <w:color w:val="7DDED6" w:themeColor="accent5" w:themeTint="99"/>
      </w:rPr>
      <w:tblPr/>
      <w:tcPr>
        <w:tcBorders>
          <w:bottom w:val="single" w:sz="4" w:space="0" w:color="7CDED5" w:themeColor="accent5" w:themeTint="9A"/>
        </w:tcBorders>
      </w:tcPr>
    </w:tblStylePr>
    <w:tblStylePr w:type="lastRow">
      <w:rPr>
        <w:b/>
        <w:color w:val="7DDED6" w:themeColor="accent5" w:themeTint="99"/>
      </w:rPr>
      <w:tblPr/>
      <w:tcPr>
        <w:tcBorders>
          <w:top w:val="single" w:sz="4" w:space="0" w:color="7CDED5" w:themeColor="accent5" w:themeTint="9A"/>
        </w:tcBorders>
      </w:tcPr>
    </w:tblStylePr>
    <w:tblStylePr w:type="firstCol">
      <w:rPr>
        <w:b/>
        <w:color w:val="7DDED6" w:themeColor="accent5" w:themeTint="99"/>
      </w:rPr>
    </w:tblStylePr>
    <w:tblStylePr w:type="lastCol">
      <w:rPr>
        <w:b/>
        <w:color w:val="7DDED6" w:themeColor="accent5" w:themeTint="99"/>
      </w:rPr>
    </w:tblStylePr>
    <w:tblStylePr w:type="band1Vert">
      <w:tblPr/>
      <w:tcPr>
        <w:shd w:val="clear" w:color="C8F1ED" w:themeColor="accent5" w:themeTint="40" w:fill="C8F1ED" w:themeFill="accent5" w:themeFillTint="40"/>
      </w:tcPr>
    </w:tblStylePr>
    <w:tblStylePr w:type="band1Horz">
      <w:rPr>
        <w:rFonts w:ascii="Arial" w:hAnsi="Arial"/>
        <w:color w:val="7DDED6" w:themeColor="accent5" w:themeTint="99"/>
        <w:sz w:val="22"/>
      </w:rPr>
      <w:tblPr/>
      <w:tcPr>
        <w:shd w:val="clear" w:color="C8F1ED" w:themeColor="accent5" w:themeTint="40" w:fill="C8F1ED" w:themeFill="accent5" w:themeFillTint="40"/>
      </w:tcPr>
    </w:tblStylePr>
    <w:tblStylePr w:type="band2Horz">
      <w:rPr>
        <w:rFonts w:ascii="Arial" w:hAnsi="Arial"/>
        <w:color w:val="7DDED6" w:themeColor="accent5" w:themeTint="99"/>
        <w:sz w:val="22"/>
      </w:rPr>
    </w:tblStylePr>
  </w:style>
  <w:style w:type="table" w:customStyle="1" w:styleId="ListTable6Colorful-Accent6">
    <w:name w:val="List Table 6 Colorful - Accent 6"/>
    <w:basedOn w:val="TableNormal"/>
    <w:uiPriority w:val="99"/>
    <w:qFormat/>
    <w:tblPr>
      <w:tblBorders>
        <w:top w:val="single" w:sz="4" w:space="0" w:color="EF949E" w:themeColor="accent6" w:themeTint="98"/>
        <w:bottom w:val="single" w:sz="4" w:space="0" w:color="EF949E" w:themeColor="accent6" w:themeTint="98"/>
      </w:tblBorders>
    </w:tblPr>
    <w:tblStylePr w:type="firstRow">
      <w:rPr>
        <w:b/>
        <w:color w:val="EF939E" w:themeColor="accent6" w:themeTint="99"/>
      </w:rPr>
      <w:tblPr/>
      <w:tcPr>
        <w:tcBorders>
          <w:bottom w:val="single" w:sz="4" w:space="0" w:color="EF949E" w:themeColor="accent6" w:themeTint="98"/>
        </w:tcBorders>
      </w:tcPr>
    </w:tblStylePr>
    <w:tblStylePr w:type="lastRow">
      <w:rPr>
        <w:b/>
        <w:color w:val="EF939E" w:themeColor="accent6" w:themeTint="99"/>
      </w:rPr>
      <w:tblPr/>
      <w:tcPr>
        <w:tcBorders>
          <w:top w:val="single" w:sz="4" w:space="0" w:color="EF949E" w:themeColor="accent6" w:themeTint="98"/>
        </w:tcBorders>
      </w:tcPr>
    </w:tblStylePr>
    <w:tblStylePr w:type="firstCol">
      <w:rPr>
        <w:b/>
        <w:color w:val="EF939E" w:themeColor="accent6" w:themeTint="99"/>
      </w:rPr>
    </w:tblStylePr>
    <w:tblStylePr w:type="lastCol">
      <w:rPr>
        <w:b/>
        <w:color w:val="EF939E" w:themeColor="accent6" w:themeTint="99"/>
      </w:rPr>
    </w:tblStylePr>
    <w:tblStylePr w:type="band1Vert">
      <w:tblPr/>
      <w:tcPr>
        <w:shd w:val="clear" w:color="F8D1D6" w:themeColor="accent6" w:themeTint="40" w:fill="F8D1D6" w:themeFill="accent6" w:themeFillTint="40"/>
      </w:tcPr>
    </w:tblStylePr>
    <w:tblStylePr w:type="band1Horz">
      <w:rPr>
        <w:rFonts w:ascii="Arial" w:hAnsi="Arial"/>
        <w:color w:val="EF939E" w:themeColor="accent6" w:themeTint="99"/>
        <w:sz w:val="22"/>
      </w:rPr>
      <w:tblPr/>
      <w:tcPr>
        <w:shd w:val="clear" w:color="F8D1D6" w:themeColor="accent6" w:themeTint="40" w:fill="F8D1D6" w:themeFill="accent6" w:themeFillTint="40"/>
      </w:tcPr>
    </w:tblStylePr>
    <w:tblStylePr w:type="band2Horz">
      <w:rPr>
        <w:rFonts w:ascii="Arial" w:hAnsi="Arial"/>
        <w:color w:val="EF939E" w:themeColor="accent6" w:themeTint="99"/>
        <w:sz w:val="22"/>
      </w:rPr>
    </w:tblStylePr>
  </w:style>
  <w:style w:type="table" w:customStyle="1" w:styleId="710">
    <w:name w:val="清单表 7 彩色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Borders>
        <w:right w:val="single" w:sz="4" w:space="0" w:color="4874CB" w:themeColor="accent1"/>
      </w:tblBorders>
    </w:tblPr>
    <w:tblStylePr w:type="firstRow">
      <w:rPr>
        <w:rFonts w:ascii="Arial" w:hAnsi="Arial"/>
        <w:i/>
        <w:color w:val="23407C" w:themeColor="accent1" w:themeShade="94"/>
        <w:sz w:val="22"/>
      </w:rPr>
      <w:tblPr/>
      <w:tcPr>
        <w:tcBorders>
          <w:top w:val="nil"/>
          <w:left w:val="nil"/>
          <w:bottom w:val="single" w:sz="4" w:space="0" w:color="4874CB" w:themeColor="accent1"/>
          <w:right w:val="nil"/>
        </w:tcBorders>
        <w:shd w:val="clear" w:color="FFFFFF" w:themeColor="light1" w:fill="FFFFFF" w:themeFill="light1"/>
      </w:tcPr>
    </w:tblStylePr>
    <w:tblStylePr w:type="lastRow">
      <w:rPr>
        <w:rFonts w:ascii="Arial" w:hAnsi="Arial"/>
        <w:i/>
        <w:color w:val="23407C" w:themeColor="accent1" w:themeShade="94"/>
        <w:sz w:val="22"/>
      </w:rPr>
      <w:tblPr/>
      <w:tcPr>
        <w:tcBorders>
          <w:top w:val="single" w:sz="4" w:space="0" w:color="4874CB" w:themeColor="accent1"/>
          <w:left w:val="nil"/>
          <w:bottom w:val="nil"/>
          <w:right w:val="nil"/>
        </w:tcBorders>
        <w:shd w:val="clear" w:color="FFFFFF" w:themeColor="light1" w:fill="FFFFFF" w:themeFill="light1"/>
      </w:tcPr>
    </w:tblStylePr>
    <w:tblStylePr w:type="firstCol">
      <w:pPr>
        <w:jc w:val="right"/>
      </w:pPr>
      <w:rPr>
        <w:rFonts w:ascii="Arial" w:hAnsi="Arial"/>
        <w:i/>
        <w:color w:val="23407C" w:themeColor="accent1" w:themeShade="94"/>
        <w:sz w:val="22"/>
      </w:rPr>
      <w:tblPr/>
      <w:tcPr>
        <w:tcBorders>
          <w:top w:val="nil"/>
          <w:left w:val="nil"/>
          <w:bottom w:val="nil"/>
          <w:right w:val="single" w:sz="4" w:space="0" w:color="4874CB" w:themeColor="accent1"/>
        </w:tcBorders>
        <w:shd w:val="clear" w:color="FFFFFF" w:fill="auto"/>
      </w:tcPr>
    </w:tblStylePr>
    <w:tblStylePr w:type="lastCol">
      <w:rPr>
        <w:rFonts w:ascii="Arial" w:hAnsi="Arial"/>
        <w:i/>
        <w:color w:val="23407C" w:themeColor="accent1" w:themeShade="94"/>
        <w:sz w:val="22"/>
      </w:rPr>
      <w:tblPr/>
      <w:tcPr>
        <w:tcBorders>
          <w:top w:val="nil"/>
          <w:left w:val="single" w:sz="4" w:space="0" w:color="4874CB" w:themeColor="accent1"/>
          <w:bottom w:val="nil"/>
          <w:right w:val="nil"/>
        </w:tcBorders>
        <w:shd w:val="clear" w:color="FFFFFF" w:fill="auto"/>
      </w:tcPr>
    </w:tblStylePr>
    <w:tblStylePr w:type="band1Vert">
      <w:tblPr/>
      <w:tcPr>
        <w:shd w:val="clear" w:color="D1DCF2" w:themeColor="accent1" w:themeTint="40" w:fill="D1DCF2" w:themeFill="accent1" w:themeFillTint="40"/>
      </w:tcPr>
    </w:tblStylePr>
    <w:tblStylePr w:type="band1Horz">
      <w:rPr>
        <w:rFonts w:ascii="Arial" w:hAnsi="Arial"/>
        <w:color w:val="23407C" w:themeColor="accent1" w:themeShade="94"/>
        <w:sz w:val="22"/>
      </w:rPr>
      <w:tblPr/>
      <w:tcPr>
        <w:shd w:val="clear" w:color="D1DCF2" w:themeColor="accent1" w:themeTint="40" w:fill="D1DCF2" w:themeFill="accent1" w:themeFillTint="40"/>
      </w:tcPr>
    </w:tblStylePr>
    <w:tblStylePr w:type="band2Horz">
      <w:rPr>
        <w:rFonts w:ascii="Arial" w:hAnsi="Arial"/>
        <w:color w:val="23407C" w:themeColor="accent1" w:themeShade="94"/>
        <w:sz w:val="22"/>
      </w:rPr>
    </w:tblStylePr>
  </w:style>
  <w:style w:type="table" w:customStyle="1" w:styleId="ListTable7Colorful-Accent2">
    <w:name w:val="List Table 7 Colorful - Accent 2"/>
    <w:basedOn w:val="TableNormal"/>
    <w:uiPriority w:val="99"/>
    <w:qFormat/>
    <w:tblPr>
      <w:tblBorders>
        <w:right w:val="single" w:sz="4" w:space="0" w:color="F5B483" w:themeColor="accent2" w:themeTint="97"/>
      </w:tblBorders>
    </w:tblPr>
    <w:tblStylePr w:type="firstRow">
      <w:rPr>
        <w:rFonts w:ascii="Arial" w:hAnsi="Arial"/>
        <w:i/>
        <w:color w:val="F5B484" w:themeColor="accent2" w:themeTint="96"/>
        <w:sz w:val="22"/>
      </w:rPr>
      <w:tblPr/>
      <w:tcPr>
        <w:tcBorders>
          <w:top w:val="nil"/>
          <w:left w:val="nil"/>
          <w:bottom w:val="single" w:sz="4" w:space="0" w:color="F5B483" w:themeColor="accent2" w:themeTint="97"/>
          <w:right w:val="nil"/>
        </w:tcBorders>
        <w:shd w:val="clear" w:color="FFFFFF" w:themeColor="light1" w:fill="FFFFFF" w:themeFill="light1"/>
      </w:tcPr>
    </w:tblStylePr>
    <w:tblStylePr w:type="lastRow">
      <w:rPr>
        <w:rFonts w:ascii="Arial" w:hAnsi="Arial"/>
        <w:i/>
        <w:color w:val="F5B484" w:themeColor="accent2" w:themeTint="96"/>
        <w:sz w:val="22"/>
      </w:rPr>
      <w:tblPr/>
      <w:tcPr>
        <w:tcBorders>
          <w:top w:val="single" w:sz="4" w:space="0" w:color="F5B483"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5B484" w:themeColor="accent2" w:themeTint="96"/>
        <w:sz w:val="22"/>
      </w:rPr>
      <w:tblPr/>
      <w:tcPr>
        <w:tcBorders>
          <w:top w:val="nil"/>
          <w:left w:val="nil"/>
          <w:bottom w:val="nil"/>
          <w:right w:val="single" w:sz="4" w:space="0" w:color="F5B483" w:themeColor="accent2" w:themeTint="97"/>
        </w:tcBorders>
        <w:shd w:val="clear" w:color="FFFFFF" w:fill="auto"/>
      </w:tcPr>
    </w:tblStylePr>
    <w:tblStylePr w:type="lastCol">
      <w:rPr>
        <w:rFonts w:ascii="Arial" w:hAnsi="Arial"/>
        <w:i/>
        <w:color w:val="F5B484" w:themeColor="accent2" w:themeTint="96"/>
        <w:sz w:val="22"/>
      </w:rPr>
      <w:tblPr/>
      <w:tcPr>
        <w:tcBorders>
          <w:top w:val="nil"/>
          <w:left w:val="single" w:sz="4" w:space="0" w:color="F5B483" w:themeColor="accent2" w:themeTint="97"/>
          <w:bottom w:val="nil"/>
          <w:right w:val="nil"/>
        </w:tcBorders>
        <w:shd w:val="clear" w:color="FFFFFF" w:fill="auto"/>
      </w:tcPr>
    </w:tblStylePr>
    <w:tblStylePr w:type="band1Vert">
      <w:tblPr/>
      <w:tcPr>
        <w:shd w:val="clear" w:color="FADFCA" w:themeColor="accent2" w:themeTint="40" w:fill="FADFCA" w:themeFill="accent2" w:themeFillTint="40"/>
      </w:tcPr>
    </w:tblStylePr>
    <w:tblStylePr w:type="band1Horz">
      <w:rPr>
        <w:rFonts w:ascii="Arial" w:hAnsi="Arial"/>
        <w:color w:val="F5B484" w:themeColor="accent2" w:themeTint="96"/>
        <w:sz w:val="22"/>
      </w:rPr>
      <w:tblPr/>
      <w:tcPr>
        <w:shd w:val="clear" w:color="FADFCA" w:themeColor="accent2" w:themeTint="40" w:fill="FADFCA" w:themeFill="accent2" w:themeFillTint="40"/>
      </w:tcPr>
    </w:tblStylePr>
    <w:tblStylePr w:type="band2Horz">
      <w:rPr>
        <w:rFonts w:ascii="Arial" w:hAnsi="Arial"/>
        <w:color w:val="F5B484" w:themeColor="accent2" w:themeTint="96"/>
        <w:sz w:val="22"/>
      </w:rPr>
    </w:tblStylePr>
  </w:style>
  <w:style w:type="table" w:customStyle="1" w:styleId="ListTable7Colorful-Accent3">
    <w:name w:val="List Table 7 Colorful - Accent 3"/>
    <w:basedOn w:val="TableNormal"/>
    <w:uiPriority w:val="99"/>
    <w:qFormat/>
    <w:tblPr>
      <w:tblBorders>
        <w:right w:val="single" w:sz="4" w:space="0" w:color="FDD861" w:themeColor="accent3" w:themeTint="98"/>
      </w:tblBorders>
    </w:tblPr>
    <w:tblStylePr w:type="firstRow">
      <w:rPr>
        <w:rFonts w:ascii="Arial" w:hAnsi="Arial"/>
        <w:i/>
        <w:color w:val="FDD860" w:themeColor="accent3" w:themeTint="99"/>
        <w:sz w:val="22"/>
      </w:rPr>
      <w:tblPr/>
      <w:tcPr>
        <w:tcBorders>
          <w:top w:val="nil"/>
          <w:left w:val="nil"/>
          <w:bottom w:val="single" w:sz="4" w:space="0" w:color="FDD861" w:themeColor="accent3" w:themeTint="98"/>
          <w:right w:val="nil"/>
        </w:tcBorders>
        <w:shd w:val="clear" w:color="FFFFFF" w:themeColor="light1" w:fill="FFFFFF" w:themeFill="light1"/>
      </w:tcPr>
    </w:tblStylePr>
    <w:tblStylePr w:type="lastRow">
      <w:rPr>
        <w:rFonts w:ascii="Arial" w:hAnsi="Arial"/>
        <w:i/>
        <w:color w:val="FDD860" w:themeColor="accent3" w:themeTint="99"/>
        <w:sz w:val="22"/>
      </w:rPr>
      <w:tblPr/>
      <w:tcPr>
        <w:tcBorders>
          <w:top w:val="single" w:sz="4" w:space="0" w:color="FDD861"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FDD860" w:themeColor="accent3" w:themeTint="99"/>
        <w:sz w:val="22"/>
      </w:rPr>
      <w:tblPr/>
      <w:tcPr>
        <w:tcBorders>
          <w:top w:val="nil"/>
          <w:left w:val="nil"/>
          <w:bottom w:val="nil"/>
          <w:right w:val="single" w:sz="4" w:space="0" w:color="FDD861" w:themeColor="accent3" w:themeTint="98"/>
        </w:tcBorders>
        <w:shd w:val="clear" w:color="FFFFFF" w:fill="auto"/>
      </w:tcPr>
    </w:tblStylePr>
    <w:tblStylePr w:type="lastCol">
      <w:rPr>
        <w:rFonts w:ascii="Arial" w:hAnsi="Arial"/>
        <w:i/>
        <w:color w:val="FDD860" w:themeColor="accent3" w:themeTint="99"/>
        <w:sz w:val="22"/>
      </w:rPr>
      <w:tblPr/>
      <w:tcPr>
        <w:tcBorders>
          <w:top w:val="nil"/>
          <w:left w:val="single" w:sz="4" w:space="0" w:color="FDD861" w:themeColor="accent3" w:themeTint="98"/>
          <w:bottom w:val="nil"/>
          <w:right w:val="nil"/>
        </w:tcBorders>
        <w:shd w:val="clear" w:color="FFFFFF" w:fill="auto"/>
      </w:tcPr>
    </w:tblStylePr>
    <w:tblStylePr w:type="band1Vert">
      <w:tblPr/>
      <w:tcPr>
        <w:shd w:val="clear" w:color="FEEEBC" w:themeColor="accent3" w:themeTint="40" w:fill="FEEEBC" w:themeFill="accent3" w:themeFillTint="40"/>
      </w:tcPr>
    </w:tblStylePr>
    <w:tblStylePr w:type="band1Horz">
      <w:rPr>
        <w:rFonts w:ascii="Arial" w:hAnsi="Arial"/>
        <w:color w:val="FDD860" w:themeColor="accent3" w:themeTint="99"/>
        <w:sz w:val="22"/>
      </w:rPr>
      <w:tblPr/>
      <w:tcPr>
        <w:shd w:val="clear" w:color="FEEEBC" w:themeColor="accent3" w:themeTint="40" w:fill="FEEEBC" w:themeFill="accent3" w:themeFillTint="40"/>
      </w:tcPr>
    </w:tblStylePr>
    <w:tblStylePr w:type="band2Horz">
      <w:rPr>
        <w:rFonts w:ascii="Arial" w:hAnsi="Arial"/>
        <w:color w:val="FDD860" w:themeColor="accent3" w:themeTint="99"/>
        <w:sz w:val="22"/>
      </w:rPr>
    </w:tblStylePr>
  </w:style>
  <w:style w:type="table" w:customStyle="1" w:styleId="ListTable7Colorful-Accent4">
    <w:name w:val="List Table 7 Colorful - Accent 4"/>
    <w:basedOn w:val="TableNormal"/>
    <w:uiPriority w:val="99"/>
    <w:qFormat/>
    <w:tblPr>
      <w:tblBorders>
        <w:right w:val="single" w:sz="4" w:space="0" w:color="ABD78C" w:themeColor="accent4" w:themeTint="9A"/>
      </w:tblBorders>
    </w:tblPr>
    <w:tblStylePr w:type="firstRow">
      <w:rPr>
        <w:rFonts w:ascii="Arial" w:hAnsi="Arial"/>
        <w:i/>
        <w:color w:val="ABD78D" w:themeColor="accent4" w:themeTint="99"/>
        <w:sz w:val="22"/>
      </w:rPr>
      <w:tblPr/>
      <w:tcPr>
        <w:tcBorders>
          <w:top w:val="nil"/>
          <w:left w:val="nil"/>
          <w:bottom w:val="single" w:sz="4" w:space="0" w:color="ABD78C" w:themeColor="accent4" w:themeTint="9A"/>
          <w:right w:val="nil"/>
        </w:tcBorders>
        <w:shd w:val="clear" w:color="FFFFFF" w:themeColor="light1" w:fill="FFFFFF" w:themeFill="light1"/>
      </w:tcPr>
    </w:tblStylePr>
    <w:tblStylePr w:type="lastRow">
      <w:rPr>
        <w:rFonts w:ascii="Arial" w:hAnsi="Arial"/>
        <w:i/>
        <w:color w:val="ABD78D" w:themeColor="accent4" w:themeTint="99"/>
        <w:sz w:val="22"/>
      </w:rPr>
      <w:tblPr/>
      <w:tcPr>
        <w:tcBorders>
          <w:top w:val="single" w:sz="4" w:space="0" w:color="ABD78C"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ABD78D" w:themeColor="accent4" w:themeTint="99"/>
        <w:sz w:val="22"/>
      </w:rPr>
      <w:tblPr/>
      <w:tcPr>
        <w:tcBorders>
          <w:top w:val="nil"/>
          <w:left w:val="nil"/>
          <w:bottom w:val="nil"/>
          <w:right w:val="single" w:sz="4" w:space="0" w:color="ABD78C" w:themeColor="accent4" w:themeTint="9A"/>
        </w:tcBorders>
        <w:shd w:val="clear" w:color="FFFFFF" w:fill="auto"/>
      </w:tcPr>
    </w:tblStylePr>
    <w:tblStylePr w:type="lastCol">
      <w:rPr>
        <w:rFonts w:ascii="Arial" w:hAnsi="Arial"/>
        <w:i/>
        <w:color w:val="ABD78D" w:themeColor="accent4" w:themeTint="99"/>
        <w:sz w:val="22"/>
      </w:rPr>
      <w:tblPr/>
      <w:tcPr>
        <w:tcBorders>
          <w:top w:val="nil"/>
          <w:left w:val="single" w:sz="4" w:space="0" w:color="ABD78C" w:themeColor="accent4" w:themeTint="9A"/>
          <w:bottom w:val="nil"/>
          <w:right w:val="nil"/>
        </w:tcBorders>
        <w:shd w:val="clear" w:color="FFFFFF" w:fill="auto"/>
      </w:tcPr>
    </w:tblStylePr>
    <w:tblStylePr w:type="band1Vert">
      <w:tblPr/>
      <w:tcPr>
        <w:shd w:val="clear" w:color="DCEECF" w:themeColor="accent4" w:themeTint="40" w:fill="DCEECF" w:themeFill="accent4" w:themeFillTint="40"/>
      </w:tcPr>
    </w:tblStylePr>
    <w:tblStylePr w:type="band1Horz">
      <w:rPr>
        <w:rFonts w:ascii="Arial" w:hAnsi="Arial"/>
        <w:color w:val="ABD78D" w:themeColor="accent4" w:themeTint="99"/>
        <w:sz w:val="22"/>
      </w:rPr>
      <w:tblPr/>
      <w:tcPr>
        <w:shd w:val="clear" w:color="DCEECF" w:themeColor="accent4" w:themeTint="40" w:fill="DCEECF" w:themeFill="accent4" w:themeFillTint="40"/>
      </w:tcPr>
    </w:tblStylePr>
    <w:tblStylePr w:type="band2Horz">
      <w:rPr>
        <w:rFonts w:ascii="Arial" w:hAnsi="Arial"/>
        <w:color w:val="ABD78D" w:themeColor="accent4" w:themeTint="99"/>
        <w:sz w:val="22"/>
      </w:rPr>
    </w:tblStylePr>
  </w:style>
  <w:style w:type="table" w:customStyle="1" w:styleId="ListTable7Colorful-Accent5">
    <w:name w:val="List Table 7 Colorful - Accent 5"/>
    <w:basedOn w:val="TableNormal"/>
    <w:uiPriority w:val="99"/>
    <w:qFormat/>
    <w:tblPr>
      <w:tblBorders>
        <w:right w:val="single" w:sz="4" w:space="0" w:color="7CDED5" w:themeColor="accent5" w:themeTint="9A"/>
      </w:tblBorders>
    </w:tblPr>
    <w:tblStylePr w:type="firstRow">
      <w:rPr>
        <w:rFonts w:ascii="Arial" w:hAnsi="Arial"/>
        <w:i/>
        <w:color w:val="7DDED6" w:themeColor="accent5" w:themeTint="99"/>
        <w:sz w:val="22"/>
      </w:rPr>
      <w:tblPr/>
      <w:tcPr>
        <w:tcBorders>
          <w:top w:val="nil"/>
          <w:left w:val="nil"/>
          <w:bottom w:val="single" w:sz="4" w:space="0" w:color="7CDED5" w:themeColor="accent5" w:themeTint="9A"/>
          <w:right w:val="nil"/>
        </w:tcBorders>
        <w:shd w:val="clear" w:color="FFFFFF" w:themeColor="light1" w:fill="FFFFFF" w:themeFill="light1"/>
      </w:tcPr>
    </w:tblStylePr>
    <w:tblStylePr w:type="lastRow">
      <w:rPr>
        <w:rFonts w:ascii="Arial" w:hAnsi="Arial"/>
        <w:i/>
        <w:color w:val="7DDED6" w:themeColor="accent5" w:themeTint="99"/>
        <w:sz w:val="22"/>
      </w:rPr>
      <w:tblPr/>
      <w:tcPr>
        <w:tcBorders>
          <w:top w:val="single" w:sz="4" w:space="0" w:color="7CDED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7DDED6" w:themeColor="accent5" w:themeTint="99"/>
        <w:sz w:val="22"/>
      </w:rPr>
      <w:tblPr/>
      <w:tcPr>
        <w:tcBorders>
          <w:top w:val="nil"/>
          <w:left w:val="nil"/>
          <w:bottom w:val="nil"/>
          <w:right w:val="single" w:sz="4" w:space="0" w:color="7CDED5" w:themeColor="accent5" w:themeTint="9A"/>
        </w:tcBorders>
        <w:shd w:val="clear" w:color="FFFFFF" w:fill="auto"/>
      </w:tcPr>
    </w:tblStylePr>
    <w:tblStylePr w:type="lastCol">
      <w:rPr>
        <w:rFonts w:ascii="Arial" w:hAnsi="Arial"/>
        <w:i/>
        <w:color w:val="7DDED6" w:themeColor="accent5" w:themeTint="99"/>
        <w:sz w:val="22"/>
      </w:rPr>
      <w:tblPr/>
      <w:tcPr>
        <w:tcBorders>
          <w:top w:val="nil"/>
          <w:left w:val="single" w:sz="4" w:space="0" w:color="7CDED5" w:themeColor="accent5" w:themeTint="9A"/>
          <w:bottom w:val="nil"/>
          <w:right w:val="nil"/>
        </w:tcBorders>
        <w:shd w:val="clear" w:color="FFFFFF" w:fill="auto"/>
      </w:tcPr>
    </w:tblStylePr>
    <w:tblStylePr w:type="band1Vert">
      <w:tblPr/>
      <w:tcPr>
        <w:shd w:val="clear" w:color="C8F1ED" w:themeColor="accent5" w:themeTint="40" w:fill="C8F1ED" w:themeFill="accent5" w:themeFillTint="40"/>
      </w:tcPr>
    </w:tblStylePr>
    <w:tblStylePr w:type="band1Horz">
      <w:rPr>
        <w:rFonts w:ascii="Arial" w:hAnsi="Arial"/>
        <w:color w:val="7DDED6" w:themeColor="accent5" w:themeTint="99"/>
        <w:sz w:val="22"/>
      </w:rPr>
      <w:tblPr/>
      <w:tcPr>
        <w:shd w:val="clear" w:color="C8F1ED" w:themeColor="accent5" w:themeTint="40" w:fill="C8F1ED" w:themeFill="accent5" w:themeFillTint="40"/>
      </w:tcPr>
    </w:tblStylePr>
    <w:tblStylePr w:type="band2Horz">
      <w:rPr>
        <w:rFonts w:ascii="Arial" w:hAnsi="Arial"/>
        <w:color w:val="7DDED6" w:themeColor="accent5" w:themeTint="99"/>
        <w:sz w:val="22"/>
      </w:rPr>
    </w:tblStylePr>
  </w:style>
  <w:style w:type="table" w:customStyle="1" w:styleId="ListTable7Colorful-Accent6">
    <w:name w:val="List Table 7 Colorful - Accent 6"/>
    <w:basedOn w:val="TableNormal"/>
    <w:uiPriority w:val="99"/>
    <w:qFormat/>
    <w:tblPr>
      <w:tblBorders>
        <w:right w:val="single" w:sz="4" w:space="0" w:color="EF949E" w:themeColor="accent6" w:themeTint="98"/>
      </w:tblBorders>
    </w:tblPr>
    <w:tblStylePr w:type="firstRow">
      <w:rPr>
        <w:rFonts w:ascii="Arial" w:hAnsi="Arial"/>
        <w:i/>
        <w:color w:val="EF939E" w:themeColor="accent6" w:themeTint="99"/>
        <w:sz w:val="22"/>
      </w:rPr>
      <w:tblPr/>
      <w:tcPr>
        <w:tcBorders>
          <w:top w:val="nil"/>
          <w:left w:val="nil"/>
          <w:bottom w:val="single" w:sz="4" w:space="0" w:color="EF949E" w:themeColor="accent6" w:themeTint="98"/>
          <w:right w:val="nil"/>
        </w:tcBorders>
        <w:shd w:val="clear" w:color="FFFFFF" w:themeColor="light1" w:fill="FFFFFF" w:themeFill="light1"/>
      </w:tcPr>
    </w:tblStylePr>
    <w:tblStylePr w:type="lastRow">
      <w:rPr>
        <w:rFonts w:ascii="Arial" w:hAnsi="Arial"/>
        <w:i/>
        <w:color w:val="EF939E" w:themeColor="accent6" w:themeTint="99"/>
        <w:sz w:val="22"/>
      </w:rPr>
      <w:tblPr/>
      <w:tcPr>
        <w:tcBorders>
          <w:top w:val="single" w:sz="4" w:space="0" w:color="EF949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EF939E" w:themeColor="accent6" w:themeTint="99"/>
        <w:sz w:val="22"/>
      </w:rPr>
      <w:tblPr/>
      <w:tcPr>
        <w:tcBorders>
          <w:top w:val="nil"/>
          <w:left w:val="nil"/>
          <w:bottom w:val="nil"/>
          <w:right w:val="single" w:sz="4" w:space="0" w:color="EF949E" w:themeColor="accent6" w:themeTint="98"/>
        </w:tcBorders>
        <w:shd w:val="clear" w:color="FFFFFF" w:fill="auto"/>
      </w:tcPr>
    </w:tblStylePr>
    <w:tblStylePr w:type="lastCol">
      <w:rPr>
        <w:rFonts w:ascii="Arial" w:hAnsi="Arial"/>
        <w:i/>
        <w:color w:val="EF939E" w:themeColor="accent6" w:themeTint="99"/>
        <w:sz w:val="22"/>
      </w:rPr>
      <w:tblPr/>
      <w:tcPr>
        <w:tcBorders>
          <w:top w:val="nil"/>
          <w:left w:val="single" w:sz="4" w:space="0" w:color="EF949E" w:themeColor="accent6" w:themeTint="98"/>
          <w:bottom w:val="nil"/>
          <w:right w:val="nil"/>
        </w:tcBorders>
        <w:shd w:val="clear" w:color="FFFFFF" w:fill="auto"/>
      </w:tcPr>
    </w:tblStylePr>
    <w:tblStylePr w:type="band1Vert">
      <w:tblPr/>
      <w:tcPr>
        <w:shd w:val="clear" w:color="F8D1D6" w:themeColor="accent6" w:themeTint="40" w:fill="F8D1D6" w:themeFill="accent6" w:themeFillTint="40"/>
      </w:tcPr>
    </w:tblStylePr>
    <w:tblStylePr w:type="band1Horz">
      <w:rPr>
        <w:rFonts w:ascii="Arial" w:hAnsi="Arial"/>
        <w:color w:val="EF939E" w:themeColor="accent6" w:themeTint="99"/>
        <w:sz w:val="22"/>
      </w:rPr>
      <w:tblPr/>
      <w:tcPr>
        <w:shd w:val="clear" w:color="F8D1D6" w:themeColor="accent6" w:themeTint="40" w:fill="F8D1D6" w:themeFill="accent6" w:themeFillTint="40"/>
      </w:tcPr>
    </w:tblStylePr>
    <w:tblStylePr w:type="band2Horz">
      <w:rPr>
        <w:rFonts w:ascii="Arial" w:hAnsi="Arial"/>
        <w:color w:val="EF939E"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5D3EE" w:themeColor="accent1" w:themeTint="50" w:fill="C5D3EE"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5B483" w:themeColor="accent2" w:themeTint="97" w:fill="F5B483" w:themeFill="accent2" w:themeFillTint="97"/>
      </w:tcPr>
    </w:tblStylePr>
    <w:tblStylePr w:type="lastRow">
      <w:rPr>
        <w:rFonts w:ascii="Arial" w:hAnsi="Arial"/>
        <w:color w:val="F2F2F2"/>
        <w:sz w:val="22"/>
      </w:rPr>
      <w:tblPr/>
      <w:tcPr>
        <w:shd w:val="clear" w:color="F5B483" w:themeColor="accent2" w:themeTint="97" w:fill="F5B483" w:themeFill="accent2" w:themeFillTint="97"/>
      </w:tcPr>
    </w:tblStylePr>
    <w:tblStylePr w:type="firstCol">
      <w:rPr>
        <w:rFonts w:ascii="Arial" w:hAnsi="Arial"/>
        <w:color w:val="F2F2F2"/>
        <w:sz w:val="22"/>
      </w:rPr>
      <w:tblPr/>
      <w:tcPr>
        <w:shd w:val="clear" w:color="F5B483" w:themeColor="accent2" w:themeTint="97" w:fill="F5B483" w:themeFill="accent2" w:themeFillTint="97"/>
      </w:tcPr>
    </w:tblStylePr>
    <w:tblStylePr w:type="lastCol">
      <w:rPr>
        <w:rFonts w:ascii="Arial" w:hAnsi="Arial"/>
        <w:color w:val="F2F2F2"/>
        <w:sz w:val="22"/>
      </w:rPr>
      <w:tblPr/>
      <w:tcPr>
        <w:shd w:val="clear" w:color="F5B483" w:themeColor="accent2" w:themeTint="97" w:fill="F5B4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6D6" w:themeColor="accent2" w:themeTint="32" w:fill="FBE6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F2BA02" w:themeColor="accent3" w:themeTint="FE" w:fill="F2BA02" w:themeFill="accent3" w:themeFillTint="FE"/>
      </w:tcPr>
    </w:tblStylePr>
    <w:tblStylePr w:type="lastRow">
      <w:rPr>
        <w:rFonts w:ascii="Arial" w:hAnsi="Arial"/>
        <w:color w:val="F2F2F2"/>
        <w:sz w:val="22"/>
      </w:rPr>
      <w:tblPr/>
      <w:tcPr>
        <w:shd w:val="clear" w:color="F2BA02" w:themeColor="accent3" w:themeTint="FE" w:fill="F2BA02" w:themeFill="accent3" w:themeFillTint="FE"/>
      </w:tcPr>
    </w:tblStylePr>
    <w:tblStylePr w:type="firstCol">
      <w:rPr>
        <w:rFonts w:ascii="Arial" w:hAnsi="Arial"/>
        <w:color w:val="F2F2F2"/>
        <w:sz w:val="22"/>
      </w:rPr>
      <w:tblPr/>
      <w:tcPr>
        <w:shd w:val="clear" w:color="F2BA02" w:themeColor="accent3" w:themeTint="FE" w:fill="F2BA02" w:themeFill="accent3" w:themeFillTint="FE"/>
      </w:tcPr>
    </w:tblStylePr>
    <w:tblStylePr w:type="lastCol">
      <w:rPr>
        <w:rFonts w:ascii="Arial" w:hAnsi="Arial"/>
        <w:color w:val="F2F2F2"/>
        <w:sz w:val="22"/>
      </w:rPr>
      <w:tblPr/>
      <w:tcPr>
        <w:shd w:val="clear" w:color="F2BA02" w:themeColor="accent3" w:themeTint="FE" w:fill="F2BA0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C9" w:themeColor="accent3" w:themeTint="34" w:fill="FEF2C9"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2F1D8" w:themeColor="accent4" w:themeTint="34" w:fill="E2F1D8"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4F1" w:themeColor="accent5" w:themeTint="34" w:fill="D2F4F1"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DADE" w:themeColor="accent6" w:themeTint="34" w:fill="F9DADE"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3417D" w:themeColor="accent1" w:themeShade="95"/>
        <w:left w:val="single" w:sz="4" w:space="0" w:color="23417D" w:themeColor="accent1" w:themeShade="95"/>
        <w:bottom w:val="single" w:sz="4" w:space="0" w:color="23417D" w:themeColor="accent1" w:themeShade="95"/>
        <w:right w:val="single" w:sz="4" w:space="0" w:color="23417D" w:themeColor="accent1" w:themeShade="95"/>
        <w:insideH w:val="single" w:sz="4" w:space="0" w:color="23417D" w:themeColor="accent1" w:themeShade="95"/>
        <w:insideV w:val="single" w:sz="4" w:space="0" w:color="23417D" w:themeColor="accent1" w:themeShade="95"/>
      </w:tblBorders>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5D3EE" w:themeColor="accent1" w:themeTint="50" w:fill="C5D3EE"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99490C" w:themeColor="accent2" w:themeShade="95"/>
        <w:left w:val="single" w:sz="4" w:space="0" w:color="99490C" w:themeColor="accent2" w:themeShade="95"/>
        <w:bottom w:val="single" w:sz="4" w:space="0" w:color="99490C" w:themeColor="accent2" w:themeShade="95"/>
        <w:right w:val="single" w:sz="4" w:space="0" w:color="99490C" w:themeColor="accent2" w:themeShade="95"/>
        <w:insideH w:val="single" w:sz="4" w:space="0" w:color="99490C" w:themeColor="accent2" w:themeShade="95"/>
        <w:insideV w:val="single" w:sz="4" w:space="0" w:color="99490C" w:themeColor="accent2" w:themeShade="95"/>
      </w:tblBorders>
    </w:tblPr>
    <w:tblStylePr w:type="firstRow">
      <w:rPr>
        <w:rFonts w:ascii="Arial" w:hAnsi="Arial"/>
        <w:color w:val="F2F2F2"/>
        <w:sz w:val="22"/>
      </w:rPr>
      <w:tblPr/>
      <w:tcPr>
        <w:shd w:val="clear" w:color="F5B483" w:themeColor="accent2" w:themeTint="97" w:fill="F5B483" w:themeFill="accent2" w:themeFillTint="97"/>
      </w:tcPr>
    </w:tblStylePr>
    <w:tblStylePr w:type="lastRow">
      <w:rPr>
        <w:rFonts w:ascii="Arial" w:hAnsi="Arial"/>
        <w:color w:val="F2F2F2"/>
        <w:sz w:val="22"/>
      </w:rPr>
      <w:tblPr/>
      <w:tcPr>
        <w:shd w:val="clear" w:color="F5B483" w:themeColor="accent2" w:themeTint="97" w:fill="F5B483" w:themeFill="accent2" w:themeFillTint="97"/>
      </w:tcPr>
    </w:tblStylePr>
    <w:tblStylePr w:type="firstCol">
      <w:rPr>
        <w:rFonts w:ascii="Arial" w:hAnsi="Arial"/>
        <w:color w:val="F2F2F2"/>
        <w:sz w:val="22"/>
      </w:rPr>
      <w:tblPr/>
      <w:tcPr>
        <w:shd w:val="clear" w:color="F5B483" w:themeColor="accent2" w:themeTint="97" w:fill="F5B483" w:themeFill="accent2" w:themeFillTint="97"/>
      </w:tcPr>
    </w:tblStylePr>
    <w:tblStylePr w:type="lastCol">
      <w:rPr>
        <w:rFonts w:ascii="Arial" w:hAnsi="Arial"/>
        <w:color w:val="F2F2F2"/>
        <w:sz w:val="22"/>
      </w:rPr>
      <w:tblPr/>
      <w:tcPr>
        <w:shd w:val="clear" w:color="F5B483" w:themeColor="accent2" w:themeTint="97" w:fill="F5B4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6D6" w:themeColor="accent2" w:themeTint="32" w:fill="FBE6D6"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8D6C01" w:themeColor="accent3" w:themeShade="95"/>
        <w:left w:val="single" w:sz="4" w:space="0" w:color="8D6C01" w:themeColor="accent3" w:themeShade="95"/>
        <w:bottom w:val="single" w:sz="4" w:space="0" w:color="8D6C01" w:themeColor="accent3" w:themeShade="95"/>
        <w:right w:val="single" w:sz="4" w:space="0" w:color="8D6C01" w:themeColor="accent3" w:themeShade="95"/>
        <w:insideH w:val="single" w:sz="4" w:space="0" w:color="8D6C01" w:themeColor="accent3" w:themeShade="95"/>
        <w:insideV w:val="single" w:sz="4" w:space="0" w:color="8D6C01" w:themeColor="accent3" w:themeShade="95"/>
      </w:tblBorders>
    </w:tblPr>
    <w:tblStylePr w:type="firstRow">
      <w:rPr>
        <w:rFonts w:ascii="Arial" w:hAnsi="Arial"/>
        <w:color w:val="F2F2F2"/>
        <w:sz w:val="22"/>
      </w:rPr>
      <w:tblPr/>
      <w:tcPr>
        <w:shd w:val="clear" w:color="F2BA02" w:themeColor="accent3" w:themeTint="FE" w:fill="F2BA02" w:themeFill="accent3" w:themeFillTint="FE"/>
      </w:tcPr>
    </w:tblStylePr>
    <w:tblStylePr w:type="lastRow">
      <w:rPr>
        <w:rFonts w:ascii="Arial" w:hAnsi="Arial"/>
        <w:color w:val="F2F2F2"/>
        <w:sz w:val="22"/>
      </w:rPr>
      <w:tblPr/>
      <w:tcPr>
        <w:shd w:val="clear" w:color="F2BA02" w:themeColor="accent3" w:themeTint="FE" w:fill="F2BA02" w:themeFill="accent3" w:themeFillTint="FE"/>
      </w:tcPr>
    </w:tblStylePr>
    <w:tblStylePr w:type="firstCol">
      <w:rPr>
        <w:rFonts w:ascii="Arial" w:hAnsi="Arial"/>
        <w:color w:val="F2F2F2"/>
        <w:sz w:val="22"/>
      </w:rPr>
      <w:tblPr/>
      <w:tcPr>
        <w:shd w:val="clear" w:color="F2BA02" w:themeColor="accent3" w:themeTint="FE" w:fill="F2BA02" w:themeFill="accent3" w:themeFillTint="FE"/>
      </w:tcPr>
    </w:tblStylePr>
    <w:tblStylePr w:type="lastCol">
      <w:rPr>
        <w:rFonts w:ascii="Arial" w:hAnsi="Arial"/>
        <w:color w:val="F2F2F2"/>
        <w:sz w:val="22"/>
      </w:rPr>
      <w:tblPr/>
      <w:tcPr>
        <w:shd w:val="clear" w:color="F2BA02" w:themeColor="accent3" w:themeTint="FE" w:fill="F2BA0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C9" w:themeColor="accent3" w:themeTint="34" w:fill="FEF2C9"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46E26" w:themeColor="accent4" w:themeShade="95"/>
        <w:left w:val="single" w:sz="4" w:space="0" w:color="446E26" w:themeColor="accent4" w:themeShade="95"/>
        <w:bottom w:val="single" w:sz="4" w:space="0" w:color="446E26" w:themeColor="accent4" w:themeShade="95"/>
        <w:right w:val="single" w:sz="4" w:space="0" w:color="446E26" w:themeColor="accent4" w:themeShade="95"/>
        <w:insideH w:val="single" w:sz="4" w:space="0" w:color="446E26" w:themeColor="accent4" w:themeShade="95"/>
        <w:insideV w:val="single" w:sz="4" w:space="0" w:color="446E26" w:themeColor="accent4" w:themeShade="95"/>
      </w:tblBorders>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2F1D8" w:themeColor="accent4" w:themeTint="34" w:fill="E2F1D8"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1C7068" w:themeColor="accent5" w:themeShade="95"/>
        <w:left w:val="single" w:sz="4" w:space="0" w:color="1C7068" w:themeColor="accent5" w:themeShade="95"/>
        <w:bottom w:val="single" w:sz="4" w:space="0" w:color="1C7068" w:themeColor="accent5" w:themeShade="95"/>
        <w:right w:val="single" w:sz="4" w:space="0" w:color="1C7068" w:themeColor="accent5" w:themeShade="95"/>
        <w:insideH w:val="single" w:sz="4" w:space="0" w:color="1C7068" w:themeColor="accent5" w:themeShade="95"/>
        <w:insideV w:val="single" w:sz="4" w:space="0" w:color="1C7068" w:themeColor="accent5" w:themeShade="95"/>
      </w:tblBorders>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2F4F1" w:themeColor="accent5" w:themeTint="34" w:fill="D2F4F1"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4F1" w:themeColor="accent5" w:themeTint="34" w:fill="D2F4F1"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9B1626" w:themeColor="accent6" w:themeShade="95"/>
        <w:left w:val="single" w:sz="4" w:space="0" w:color="9B1626" w:themeColor="accent6" w:themeShade="95"/>
        <w:bottom w:val="single" w:sz="4" w:space="0" w:color="9B1626" w:themeColor="accent6" w:themeShade="95"/>
        <w:right w:val="single" w:sz="4" w:space="0" w:color="9B1626" w:themeColor="accent6" w:themeShade="95"/>
        <w:insideH w:val="single" w:sz="4" w:space="0" w:color="9B1626" w:themeColor="accent6" w:themeShade="95"/>
        <w:insideV w:val="single" w:sz="4" w:space="0" w:color="9B1626" w:themeColor="accent6" w:themeShade="95"/>
      </w:tblBorders>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DADE" w:themeColor="accent6" w:themeTint="34" w:fill="F9DADE"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insideH w:val="single" w:sz="4" w:space="0" w:color="B5C6EA" w:themeColor="accent1" w:themeTint="67"/>
        <w:insideV w:val="single" w:sz="4" w:space="0" w:color="B5C6EA" w:themeColor="accent1" w:themeTint="67"/>
      </w:tblBorders>
    </w:tblPr>
    <w:tblStylePr w:type="firstRow">
      <w:rPr>
        <w:rFonts w:ascii="Arial" w:hAnsi="Arial"/>
        <w:color w:val="404040"/>
        <w:sz w:val="22"/>
      </w:rPr>
      <w:tblPr/>
      <w:tcPr>
        <w:tcBorders>
          <w:bottom w:val="single" w:sz="12" w:space="0" w:color="4874CB" w:themeColor="accent1"/>
        </w:tcBorders>
      </w:tcPr>
    </w:tblStylePr>
    <w:tblStylePr w:type="lastRow">
      <w:rPr>
        <w:rFonts w:ascii="Arial" w:hAnsi="Arial"/>
        <w:color w:val="404040"/>
        <w:sz w:val="22"/>
      </w:rPr>
      <w:tblPr/>
      <w:tcPr>
        <w:tcBorders>
          <w:top w:val="single" w:sz="12" w:space="0" w:color="4874CB"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74CB" w:themeColor="accent1"/>
        </w:tcBorders>
      </w:tcPr>
    </w:tblStylePr>
    <w:tblStylePr w:type="band1Horz">
      <w:rPr>
        <w:rFonts w:ascii="Arial" w:hAnsi="Arial"/>
        <w:color w:val="404040"/>
        <w:sz w:val="22"/>
      </w:rPr>
      <w:tblPr/>
      <w:tcPr>
        <w:tcBorders>
          <w:top w:val="single" w:sz="4" w:space="0" w:color="B5C6EA" w:themeColor="accent1" w:themeTint="67"/>
          <w:left w:val="single" w:sz="4" w:space="0" w:color="B5C6EA" w:themeColor="accent1" w:themeTint="67"/>
          <w:bottom w:val="single" w:sz="4" w:space="0" w:color="B5C6EA" w:themeColor="accent1" w:themeTint="67"/>
          <w:right w:val="single" w:sz="4" w:space="0" w:color="B5C6EA" w:themeColor="accent1" w:themeTint="67"/>
        </w:tcBorders>
      </w:tcPr>
    </w:tblStylePr>
  </w:style>
  <w:style w:type="table" w:customStyle="1" w:styleId="Bordered-Accent2">
    <w:name w:val="Bordered - Accent 2"/>
    <w:basedOn w:val="TableNormal"/>
    <w:uiPriority w:val="99"/>
    <w:qFormat/>
    <w:tblPr>
      <w:tbl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insideH w:val="single" w:sz="4" w:space="0" w:color="F8CCAA" w:themeColor="accent2" w:themeTint="67"/>
        <w:insideV w:val="single" w:sz="4" w:space="0" w:color="F8CCAA" w:themeColor="accent2" w:themeTint="67"/>
      </w:tblBorders>
    </w:tblPr>
    <w:tblStylePr w:type="firstRow">
      <w:rPr>
        <w:rFonts w:ascii="Arial" w:hAnsi="Arial"/>
        <w:color w:val="404040"/>
        <w:sz w:val="22"/>
      </w:rPr>
      <w:tblPr/>
      <w:tcPr>
        <w:tcBorders>
          <w:bottom w:val="single" w:sz="12" w:space="0" w:color="F5B483" w:themeColor="accent2" w:themeTint="97"/>
        </w:tcBorders>
      </w:tcPr>
    </w:tblStylePr>
    <w:tblStylePr w:type="lastRow">
      <w:rPr>
        <w:rFonts w:ascii="Arial" w:hAnsi="Arial"/>
        <w:color w:val="404040"/>
        <w:sz w:val="22"/>
      </w:rPr>
      <w:tblPr/>
      <w:tcPr>
        <w:tcBorders>
          <w:top w:val="single" w:sz="12" w:space="0" w:color="F5B483"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5B483" w:themeColor="accent2" w:themeTint="97"/>
        </w:tcBorders>
      </w:tcPr>
    </w:tblStylePr>
    <w:tblStylePr w:type="band1Horz">
      <w:rPr>
        <w:rFonts w:ascii="Arial" w:hAnsi="Arial"/>
        <w:color w:val="404040"/>
        <w:sz w:val="22"/>
      </w:rPr>
      <w:tblPr/>
      <w:tcPr>
        <w:tcBorders>
          <w:top w:val="single" w:sz="4" w:space="0" w:color="F8CCAA" w:themeColor="accent2" w:themeTint="67"/>
          <w:left w:val="single" w:sz="4" w:space="0" w:color="F8CCAA" w:themeColor="accent2" w:themeTint="67"/>
          <w:bottom w:val="single" w:sz="4" w:space="0" w:color="F8CCAA" w:themeColor="accent2" w:themeTint="67"/>
          <w:right w:val="single" w:sz="4" w:space="0" w:color="F8CCAA" w:themeColor="accent2" w:themeTint="67"/>
        </w:tcBorders>
      </w:tcPr>
    </w:tblStylePr>
  </w:style>
  <w:style w:type="table" w:customStyle="1" w:styleId="Bordered-Accent3">
    <w:name w:val="Bordered - Accent 3"/>
    <w:basedOn w:val="TableNormal"/>
    <w:uiPriority w:val="99"/>
    <w:qFormat/>
    <w:tblPr>
      <w:tbl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insideH w:val="single" w:sz="4" w:space="0" w:color="FEE594" w:themeColor="accent3" w:themeTint="67"/>
        <w:insideV w:val="single" w:sz="4" w:space="0" w:color="FEE594" w:themeColor="accent3" w:themeTint="67"/>
      </w:tblBorders>
    </w:tblPr>
    <w:tblStylePr w:type="firstRow">
      <w:rPr>
        <w:rFonts w:ascii="Arial" w:hAnsi="Arial"/>
        <w:color w:val="404040"/>
        <w:sz w:val="22"/>
      </w:rPr>
      <w:tblPr/>
      <w:tcPr>
        <w:tcBorders>
          <w:bottom w:val="single" w:sz="12" w:space="0" w:color="FDD861" w:themeColor="accent3" w:themeTint="98"/>
        </w:tcBorders>
      </w:tcPr>
    </w:tblStylePr>
    <w:tblStylePr w:type="lastRow">
      <w:rPr>
        <w:rFonts w:ascii="Arial" w:hAnsi="Arial"/>
        <w:color w:val="404040"/>
        <w:sz w:val="22"/>
      </w:rPr>
      <w:tblPr/>
      <w:tcPr>
        <w:tcBorders>
          <w:top w:val="single" w:sz="12" w:space="0" w:color="FDD861"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DD861" w:themeColor="accent3" w:themeTint="98"/>
        </w:tcBorders>
      </w:tcPr>
    </w:tblStylePr>
    <w:tblStylePr w:type="band1Horz">
      <w:rPr>
        <w:rFonts w:ascii="Arial" w:hAnsi="Arial"/>
        <w:color w:val="404040"/>
        <w:sz w:val="22"/>
      </w:rPr>
      <w:tblPr/>
      <w:tcPr>
        <w:tcBorders>
          <w:top w:val="single" w:sz="4" w:space="0" w:color="FEE594" w:themeColor="accent3" w:themeTint="67"/>
          <w:left w:val="single" w:sz="4" w:space="0" w:color="FEE594" w:themeColor="accent3" w:themeTint="67"/>
          <w:bottom w:val="single" w:sz="4" w:space="0" w:color="FEE594" w:themeColor="accent3" w:themeTint="67"/>
          <w:right w:val="single" w:sz="4" w:space="0" w:color="FEE594" w:themeColor="accent3" w:themeTint="67"/>
        </w:tcBorders>
      </w:tcPr>
    </w:tblStylePr>
  </w:style>
  <w:style w:type="table" w:customStyle="1" w:styleId="Bordered-Accent4">
    <w:name w:val="Bordered - Accent 4"/>
    <w:basedOn w:val="TableNormal"/>
    <w:uiPriority w:val="99"/>
    <w:qFormat/>
    <w:tblPr>
      <w:tbl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insideH w:val="single" w:sz="4" w:space="0" w:color="C7E4B2" w:themeColor="accent4" w:themeTint="67"/>
        <w:insideV w:val="single" w:sz="4" w:space="0" w:color="C7E4B2" w:themeColor="accent4" w:themeTint="67"/>
      </w:tblBorders>
    </w:tblPr>
    <w:tblStylePr w:type="firstRow">
      <w:rPr>
        <w:rFonts w:ascii="Arial" w:hAnsi="Arial"/>
        <w:color w:val="404040"/>
        <w:sz w:val="22"/>
      </w:rPr>
      <w:tblPr/>
      <w:tcPr>
        <w:tcBorders>
          <w:bottom w:val="single" w:sz="12" w:space="0" w:color="ABD78C" w:themeColor="accent4" w:themeTint="9A"/>
        </w:tcBorders>
      </w:tcPr>
    </w:tblStylePr>
    <w:tblStylePr w:type="lastRow">
      <w:rPr>
        <w:rFonts w:ascii="Arial" w:hAnsi="Arial"/>
        <w:color w:val="404040"/>
        <w:sz w:val="22"/>
      </w:rPr>
      <w:tblPr/>
      <w:tcPr>
        <w:tcBorders>
          <w:top w:val="single" w:sz="12" w:space="0" w:color="ABD78C"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BD78C" w:themeColor="accent4" w:themeTint="9A"/>
        </w:tcBorders>
      </w:tcPr>
    </w:tblStylePr>
    <w:tblStylePr w:type="band1Horz">
      <w:rPr>
        <w:rFonts w:ascii="Arial" w:hAnsi="Arial"/>
        <w:color w:val="404040"/>
        <w:sz w:val="22"/>
      </w:rPr>
      <w:tblPr/>
      <w:tcPr>
        <w:tcBorders>
          <w:top w:val="single" w:sz="4" w:space="0" w:color="C7E4B2" w:themeColor="accent4" w:themeTint="67"/>
          <w:left w:val="single" w:sz="4" w:space="0" w:color="C7E4B2" w:themeColor="accent4" w:themeTint="67"/>
          <w:bottom w:val="single" w:sz="4" w:space="0" w:color="C7E4B2" w:themeColor="accent4" w:themeTint="67"/>
          <w:right w:val="single" w:sz="4" w:space="0" w:color="C7E4B2" w:themeColor="accent4" w:themeTint="67"/>
        </w:tcBorders>
      </w:tcPr>
    </w:tblStylePr>
  </w:style>
  <w:style w:type="table" w:customStyle="1" w:styleId="Bordered-Accent5">
    <w:name w:val="Bordered - Accent 5"/>
    <w:basedOn w:val="TableNormal"/>
    <w:uiPriority w:val="99"/>
    <w:qFormat/>
    <w:tblPr>
      <w:tbl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insideH w:val="single" w:sz="4" w:space="0" w:color="A7E9E3" w:themeColor="accent5" w:themeTint="67"/>
        <w:insideV w:val="single" w:sz="4" w:space="0" w:color="A7E9E3" w:themeColor="accent5" w:themeTint="67"/>
      </w:tblBorders>
    </w:tblPr>
    <w:tblStylePr w:type="firstRow">
      <w:rPr>
        <w:rFonts w:ascii="Arial" w:hAnsi="Arial"/>
        <w:color w:val="404040"/>
        <w:sz w:val="22"/>
      </w:rPr>
      <w:tblPr/>
      <w:tcPr>
        <w:tcBorders>
          <w:bottom w:val="single" w:sz="12" w:space="0" w:color="7CDED5" w:themeColor="accent5" w:themeTint="9A"/>
        </w:tcBorders>
      </w:tcPr>
    </w:tblStylePr>
    <w:tblStylePr w:type="lastRow">
      <w:rPr>
        <w:rFonts w:ascii="Arial" w:hAnsi="Arial"/>
        <w:color w:val="404040"/>
        <w:sz w:val="22"/>
      </w:rPr>
      <w:tblPr/>
      <w:tcPr>
        <w:tcBorders>
          <w:top w:val="single" w:sz="12" w:space="0" w:color="7CDED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CDED5" w:themeColor="accent5" w:themeTint="9A"/>
        </w:tcBorders>
      </w:tcPr>
    </w:tblStylePr>
    <w:tblStylePr w:type="band1Horz">
      <w:rPr>
        <w:rFonts w:ascii="Arial" w:hAnsi="Arial"/>
        <w:color w:val="404040"/>
        <w:sz w:val="22"/>
      </w:rPr>
      <w:tblPr/>
      <w:tcPr>
        <w:tcBorders>
          <w:top w:val="single" w:sz="4" w:space="0" w:color="A7E9E3" w:themeColor="accent5" w:themeTint="67"/>
          <w:left w:val="single" w:sz="4" w:space="0" w:color="A7E9E3" w:themeColor="accent5" w:themeTint="67"/>
          <w:bottom w:val="single" w:sz="4" w:space="0" w:color="A7E9E3" w:themeColor="accent5" w:themeTint="67"/>
          <w:right w:val="single" w:sz="4" w:space="0" w:color="A7E9E3" w:themeColor="accent5" w:themeTint="67"/>
        </w:tcBorders>
      </w:tcPr>
    </w:tblStylePr>
  </w:style>
  <w:style w:type="table" w:customStyle="1" w:styleId="Bordered-Accent6">
    <w:name w:val="Bordered - Accent 6"/>
    <w:basedOn w:val="TableNormal"/>
    <w:uiPriority w:val="99"/>
    <w:qFormat/>
    <w:tblPr>
      <w:tbl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insideH w:val="single" w:sz="4" w:space="0" w:color="F4B6BD" w:themeColor="accent6" w:themeTint="67"/>
        <w:insideV w:val="single" w:sz="4" w:space="0" w:color="F4B6BD" w:themeColor="accent6" w:themeTint="67"/>
      </w:tblBorders>
    </w:tblPr>
    <w:tblStylePr w:type="firstRow">
      <w:rPr>
        <w:rFonts w:ascii="Arial" w:hAnsi="Arial"/>
        <w:color w:val="404040"/>
        <w:sz w:val="22"/>
      </w:rPr>
      <w:tblPr/>
      <w:tcPr>
        <w:tcBorders>
          <w:bottom w:val="single" w:sz="12" w:space="0" w:color="EF949E" w:themeColor="accent6" w:themeTint="98"/>
        </w:tcBorders>
      </w:tcPr>
    </w:tblStylePr>
    <w:tblStylePr w:type="lastRow">
      <w:rPr>
        <w:rFonts w:ascii="Arial" w:hAnsi="Arial"/>
        <w:color w:val="404040"/>
        <w:sz w:val="22"/>
      </w:rPr>
      <w:tblPr/>
      <w:tcPr>
        <w:tcBorders>
          <w:top w:val="single" w:sz="12" w:space="0" w:color="EF949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F949E" w:themeColor="accent6" w:themeTint="98"/>
        </w:tcBorders>
      </w:tcPr>
    </w:tblStylePr>
    <w:tblStylePr w:type="band1Horz">
      <w:rPr>
        <w:rFonts w:ascii="Arial" w:hAnsi="Arial"/>
        <w:color w:val="404040"/>
        <w:sz w:val="22"/>
      </w:rPr>
      <w:tblPr/>
      <w:tcPr>
        <w:tcBorders>
          <w:top w:val="single" w:sz="4" w:space="0" w:color="F4B6BD" w:themeColor="accent6" w:themeTint="67"/>
          <w:left w:val="single" w:sz="4" w:space="0" w:color="F4B6BD" w:themeColor="accent6" w:themeTint="67"/>
          <w:bottom w:val="single" w:sz="4" w:space="0" w:color="F4B6BD" w:themeColor="accent6" w:themeTint="67"/>
          <w:right w:val="single" w:sz="4" w:space="0" w:color="F4B6BD" w:themeColor="accent6" w:themeTint="67"/>
        </w:tcBorders>
      </w:tcPr>
    </w:tblStylePr>
  </w:style>
  <w:style w:type="character" w:customStyle="1" w:styleId="Heading1Char">
    <w:name w:val="Heading 1 Char"/>
    <w:basedOn w:val="DefaultParagraphFont"/>
    <w:uiPriority w:val="9"/>
    <w:qFormat/>
    <w:rPr>
      <w:rFonts w:ascii="Arial" w:eastAsia="Arial" w:hAnsi="Arial" w:cs="Arial"/>
      <w:color w:val="2D53A0" w:themeColor="accent1" w:themeShade="BF"/>
      <w:sz w:val="40"/>
      <w:szCs w:val="40"/>
    </w:rPr>
  </w:style>
  <w:style w:type="character" w:customStyle="1" w:styleId="Heading2Char">
    <w:name w:val="Heading 2 Char"/>
    <w:basedOn w:val="DefaultParagraphFont"/>
    <w:uiPriority w:val="9"/>
    <w:qFormat/>
    <w:rPr>
      <w:rFonts w:ascii="Arial" w:eastAsia="Arial" w:hAnsi="Arial" w:cs="Arial"/>
      <w:color w:val="2D53A0"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D53A0"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2D53A0"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2D53A0"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qFormat/>
    <w:rPr>
      <w:rFonts w:ascii="Arial" w:eastAsia="Arial" w:hAnsi="Arial" w:cs="Arial"/>
      <w:i/>
      <w:iCs/>
      <w:color w:val="262626" w:themeColor="text1" w:themeTint="D9"/>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1">
    <w:name w:val="明显强调1"/>
    <w:basedOn w:val="DefaultParagraphFont"/>
    <w:uiPriority w:val="21"/>
    <w:qFormat/>
    <w:rPr>
      <w:i/>
      <w:iCs/>
      <w:color w:val="2D53A0" w:themeColor="accent1" w:themeShade="BF"/>
    </w:rPr>
  </w:style>
  <w:style w:type="paragraph" w:styleId="IntenseQuote">
    <w:name w:val="Intense Quote"/>
    <w:basedOn w:val="Normal"/>
    <w:next w:val="Normal"/>
    <w:link w:val="IntenseQuoteChar"/>
    <w:uiPriority w:val="30"/>
    <w:qFormat/>
    <w:pPr>
      <w:pBdr>
        <w:top w:val="single" w:sz="4" w:space="10" w:color="2D53A0" w:themeColor="accent1" w:themeShade="BF"/>
        <w:bottom w:val="single" w:sz="4" w:space="10" w:color="2D53A0" w:themeColor="accent1" w:themeShade="BF"/>
      </w:pBdr>
      <w:spacing w:before="360" w:after="360"/>
      <w:ind w:left="864" w:right="864"/>
      <w:jc w:val="center"/>
    </w:pPr>
    <w:rPr>
      <w:i/>
      <w:iCs/>
      <w:color w:val="2D53A0" w:themeColor="accent1" w:themeShade="BF"/>
    </w:rPr>
  </w:style>
  <w:style w:type="character" w:customStyle="1" w:styleId="IntenseQuoteChar">
    <w:name w:val="Intense Quote Char"/>
    <w:basedOn w:val="DefaultParagraphFont"/>
    <w:link w:val="IntenseQuote"/>
    <w:uiPriority w:val="30"/>
    <w:qFormat/>
    <w:rPr>
      <w:i/>
      <w:iCs/>
      <w:color w:val="2D53A0" w:themeColor="accent1" w:themeShade="BF"/>
    </w:rPr>
  </w:style>
  <w:style w:type="character" w:customStyle="1" w:styleId="10">
    <w:name w:val="明显参考1"/>
    <w:basedOn w:val="DefaultParagraphFont"/>
    <w:uiPriority w:val="32"/>
    <w:qFormat/>
    <w:rPr>
      <w:b/>
      <w:bCs/>
      <w:smallCaps/>
      <w:color w:val="2D53A0" w:themeColor="accent1" w:themeShade="BF"/>
      <w:spacing w:val="5"/>
    </w:rPr>
  </w:style>
  <w:style w:type="paragraph" w:styleId="NoSpacing">
    <w:name w:val="No Spacing"/>
    <w:basedOn w:val="Normal"/>
    <w:uiPriority w:val="1"/>
    <w:qFormat/>
  </w:style>
  <w:style w:type="character" w:customStyle="1" w:styleId="12">
    <w:name w:val="不明显强调1"/>
    <w:basedOn w:val="DefaultParagraphFont"/>
    <w:uiPriority w:val="19"/>
    <w:qFormat/>
    <w:rPr>
      <w:i/>
      <w:iCs/>
      <w:color w:val="404040" w:themeColor="text1" w:themeTint="BF"/>
    </w:rPr>
  </w:style>
  <w:style w:type="character" w:customStyle="1" w:styleId="13">
    <w:name w:val="不明显参考1"/>
    <w:basedOn w:val="DefaultParagraphFont"/>
    <w:uiPriority w:val="31"/>
    <w:qFormat/>
    <w:rPr>
      <w:smallCaps/>
      <w:color w:val="595959" w:themeColor="text1" w:themeTint="A6"/>
    </w:rPr>
  </w:style>
  <w:style w:type="character" w:customStyle="1" w:styleId="14">
    <w:name w:val="书籍标题1"/>
    <w:basedOn w:val="DefaultParagraphFont"/>
    <w:uiPriority w:val="33"/>
    <w:qFormat/>
    <w:rPr>
      <w:b/>
      <w:bCs/>
      <w:i/>
      <w:iCs/>
      <w:spacing w:val="5"/>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FootnoteTextChar">
    <w:name w:val="Footnote Text Char"/>
    <w:basedOn w:val="DefaultParagraphFon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10">
    <w:name w:val="TOC 标题1"/>
    <w:uiPriority w:val="39"/>
    <w:unhideWhenUsed/>
    <w:qFormat/>
  </w:style>
  <w:style w:type="character" w:customStyle="1" w:styleId="HeaderChar1">
    <w:name w:val="Header Char1"/>
    <w:basedOn w:val="DefaultParagraphFont"/>
    <w:link w:val="Header"/>
    <w:qFormat/>
    <w:rPr>
      <w:sz w:val="18"/>
      <w:szCs w:val="18"/>
    </w:rPr>
  </w:style>
  <w:style w:type="character" w:customStyle="1" w:styleId="FooterChar1">
    <w:name w:val="Footer Char1"/>
    <w:basedOn w:val="DefaultParagraphFont"/>
    <w:link w:val="Footer"/>
    <w:uiPriority w:val="99"/>
    <w:qFormat/>
    <w:rPr>
      <w:sz w:val="18"/>
      <w:szCs w:val="18"/>
    </w:rPr>
  </w:style>
  <w:style w:type="character" w:customStyle="1" w:styleId="BalloonTextChar">
    <w:name w:val="Balloon Text Char"/>
    <w:basedOn w:val="DefaultParagraphFont"/>
    <w:link w:val="BalloonText"/>
    <w:qFormat/>
    <w:rPr>
      <w:sz w:val="18"/>
      <w:szCs w:val="18"/>
    </w:rPr>
  </w:style>
  <w:style w:type="paragraph" w:styleId="ListParagraph">
    <w:name w:val="List Paragraph"/>
    <w:basedOn w:val="Normal"/>
    <w:link w:val="ListParagraphChar"/>
    <w:uiPriority w:val="34"/>
    <w:qFormat/>
    <w:pPr>
      <w:ind w:firstLine="420"/>
    </w:pPr>
    <w:rPr>
      <w:szCs w:val="22"/>
    </w:rPr>
  </w:style>
  <w:style w:type="character" w:customStyle="1" w:styleId="ListParagraphChar">
    <w:name w:val="List Paragraph Char"/>
    <w:basedOn w:val="DefaultParagraphFont"/>
    <w:link w:val="ListParagraph"/>
    <w:uiPriority w:val="34"/>
    <w:qFormat/>
    <w:rPr>
      <w:rFonts w:cstheme="minorBidi"/>
      <w:sz w:val="24"/>
      <w:szCs w:val="22"/>
    </w:rPr>
  </w:style>
  <w:style w:type="character" w:customStyle="1" w:styleId="Heading2Char1">
    <w:name w:val="Heading 2 Char1"/>
    <w:basedOn w:val="DefaultParagraphFont"/>
    <w:link w:val="Heading2"/>
    <w:qFormat/>
    <w:rPr>
      <w:rFonts w:asciiTheme="majorHAnsi" w:eastAsiaTheme="majorEastAsia" w:hAnsiTheme="majorHAnsi" w:cstheme="majorBidi"/>
      <w:b/>
      <w:bCs/>
      <w:sz w:val="32"/>
      <w:szCs w:val="32"/>
    </w:rPr>
  </w:style>
  <w:style w:type="character" w:customStyle="1" w:styleId="Heading1Char1">
    <w:name w:val="Heading 1 Char1"/>
    <w:basedOn w:val="DefaultParagraphFont"/>
    <w:link w:val="Heading1"/>
    <w:qFormat/>
    <w:rPr>
      <w:rFonts w:asciiTheme="minorHAnsi" w:eastAsiaTheme="minorEastAsia" w:hAnsiTheme="minorHAnsi" w:cstheme="minorBidi"/>
      <w:b/>
      <w:bCs/>
      <w:sz w:val="44"/>
      <w:szCs w:val="44"/>
    </w:rPr>
  </w:style>
  <w:style w:type="character" w:customStyle="1" w:styleId="CommentTextChar">
    <w:name w:val="Comment Text Char"/>
    <w:basedOn w:val="DefaultParagraphFont"/>
    <w:link w:val="CommentText"/>
    <w:uiPriority w:val="99"/>
    <w:qFormat/>
    <w:rPr>
      <w:rFonts w:asciiTheme="minorHAnsi" w:eastAsiaTheme="minorEastAsia" w:hAnsiTheme="minorHAnsi" w:cstheme="minorBidi"/>
      <w:sz w:val="21"/>
      <w:szCs w:val="24"/>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sz w:val="21"/>
      <w:szCs w:val="24"/>
    </w:rPr>
  </w:style>
  <w:style w:type="paragraph" w:customStyle="1" w:styleId="15">
    <w:name w:val="修订1"/>
    <w:hidden/>
    <w:uiPriority w:val="99"/>
    <w:unhideWhenUsed/>
    <w:qFormat/>
    <w:rPr>
      <w:rFonts w:asciiTheme="minorHAnsi" w:eastAsiaTheme="minorEastAsia" w:hAnsiTheme="minorHAnsi" w:cstheme="minorBidi"/>
      <w:sz w:val="21"/>
      <w:szCs w:val="24"/>
    </w:rPr>
  </w:style>
  <w:style w:type="paragraph" w:customStyle="1" w:styleId="16">
    <w:name w:val="书目1"/>
    <w:basedOn w:val="Normal"/>
    <w:next w:val="Normal"/>
    <w:uiPriority w:val="37"/>
    <w:unhideWhenUsed/>
    <w:qFormat/>
    <w:pPr>
      <w:ind w:left="720" w:hanging="720"/>
    </w:pPr>
  </w:style>
  <w:style w:type="paragraph" w:customStyle="1" w:styleId="2">
    <w:name w:val="修订2"/>
    <w:hidden/>
    <w:uiPriority w:val="99"/>
    <w:semiHidden/>
    <w:qFormat/>
    <w:rPr>
      <w:rFonts w:asciiTheme="minorHAnsi" w:eastAsiaTheme="minorEastAsia" w:hAnsiTheme="minorHAnsi" w:cstheme="minorBidi"/>
      <w:sz w:val="21"/>
      <w:szCs w:val="24"/>
    </w:rPr>
  </w:style>
  <w:style w:type="paragraph" w:customStyle="1" w:styleId="3">
    <w:name w:val="修订3"/>
    <w:hidden/>
    <w:uiPriority w:val="99"/>
    <w:unhideWhenUsed/>
    <w:qFormat/>
    <w:rPr>
      <w:rFonts w:asciiTheme="minorHAnsi" w:eastAsiaTheme="minorEastAsia" w:hAnsiTheme="minorHAnsi" w:cstheme="minorBidi"/>
      <w:sz w:val="21"/>
      <w:szCs w:val="24"/>
    </w:rPr>
  </w:style>
  <w:style w:type="paragraph" w:customStyle="1" w:styleId="4">
    <w:name w:val="修订4"/>
    <w:hidden/>
    <w:uiPriority w:val="99"/>
    <w:semiHidden/>
    <w:qFormat/>
    <w:rPr>
      <w:rFonts w:asciiTheme="minorHAnsi" w:eastAsiaTheme="minorEastAsia" w:hAnsiTheme="minorHAnsi" w:cstheme="minorBidi"/>
      <w:sz w:val="21"/>
      <w:szCs w:val="24"/>
    </w:rPr>
  </w:style>
  <w:style w:type="paragraph" w:customStyle="1" w:styleId="20">
    <w:name w:val="书目2"/>
    <w:basedOn w:val="Normal"/>
    <w:next w:val="Normal"/>
    <w:uiPriority w:val="37"/>
    <w:unhideWhenUsed/>
    <w:qFormat/>
  </w:style>
  <w:style w:type="character" w:customStyle="1" w:styleId="17">
    <w:name w:val="未处理的提及1"/>
    <w:basedOn w:val="DefaultParagraphFont"/>
    <w:uiPriority w:val="99"/>
    <w:semiHidden/>
    <w:unhideWhenUsed/>
    <w:qFormat/>
    <w:rPr>
      <w:color w:val="605E5C"/>
      <w:shd w:val="clear" w:color="auto" w:fill="E1DFDD"/>
    </w:rPr>
  </w:style>
  <w:style w:type="paragraph" w:customStyle="1" w:styleId="5">
    <w:name w:val="修订5"/>
    <w:hidden/>
    <w:uiPriority w:val="99"/>
    <w:semiHidden/>
    <w:qFormat/>
    <w:rPr>
      <w:rFonts w:asciiTheme="minorHAnsi" w:eastAsiaTheme="minorEastAsia" w:hAnsiTheme="minorHAnsi" w:cstheme="minorBidi"/>
      <w:sz w:val="21"/>
      <w:szCs w:val="24"/>
    </w:rPr>
  </w:style>
  <w:style w:type="paragraph" w:customStyle="1" w:styleId="6">
    <w:name w:val="修订6"/>
    <w:hidden/>
    <w:uiPriority w:val="99"/>
    <w:unhideWhenUsed/>
    <w:qFormat/>
    <w:rPr>
      <w:rFonts w:asciiTheme="minorHAnsi" w:eastAsiaTheme="minorEastAsia" w:hAnsiTheme="minorHAnsi" w:cstheme="minorBidi"/>
      <w:sz w:val="21"/>
      <w:szCs w:val="24"/>
    </w:rPr>
  </w:style>
  <w:style w:type="paragraph" w:customStyle="1" w:styleId="7">
    <w:name w:val="修订7"/>
    <w:hidden/>
    <w:uiPriority w:val="99"/>
    <w:semiHidden/>
    <w:qFormat/>
    <w:rPr>
      <w:rFonts w:asciiTheme="minorHAnsi" w:eastAsiaTheme="minorEastAsia" w:hAnsiTheme="minorHAnsi" w:cstheme="minorBidi"/>
      <w:sz w:val="21"/>
      <w:szCs w:val="24"/>
    </w:rPr>
  </w:style>
  <w:style w:type="character" w:customStyle="1" w:styleId="FootnoteTextChar1">
    <w:name w:val="Footnote Text Char1"/>
    <w:basedOn w:val="DefaultParagraphFont"/>
    <w:link w:val="FootnoteText"/>
    <w:qFormat/>
    <w:rPr>
      <w:rFonts w:asciiTheme="minorHAnsi" w:eastAsiaTheme="minorEastAsia" w:hAnsiTheme="minorHAnsi" w:cstheme="minorBidi"/>
      <w:sz w:val="18"/>
      <w:szCs w:val="18"/>
    </w:rPr>
  </w:style>
  <w:style w:type="paragraph" w:customStyle="1" w:styleId="8">
    <w:name w:val="修订8"/>
    <w:hidden/>
    <w:uiPriority w:val="99"/>
    <w:semiHidden/>
    <w:qFormat/>
    <w:rPr>
      <w:rFonts w:asciiTheme="minorHAnsi" w:eastAsiaTheme="minorEastAsia" w:hAnsiTheme="minorHAnsi" w:cstheme="minorBidi"/>
      <w:sz w:val="21"/>
      <w:szCs w:val="24"/>
    </w:rPr>
  </w:style>
  <w:style w:type="paragraph" w:customStyle="1" w:styleId="9">
    <w:name w:val="修订9"/>
    <w:hidden/>
    <w:uiPriority w:val="99"/>
    <w:semiHidden/>
    <w:qFormat/>
    <w:rPr>
      <w:rFonts w:asciiTheme="minorHAnsi" w:eastAsiaTheme="minorEastAsia" w:hAnsiTheme="minorHAnsi" w:cstheme="minorBidi"/>
      <w:sz w:val="21"/>
      <w:szCs w:val="24"/>
    </w:rPr>
  </w:style>
  <w:style w:type="paragraph" w:customStyle="1" w:styleId="100">
    <w:name w:val="修订10"/>
    <w:hidden/>
    <w:uiPriority w:val="99"/>
    <w:semiHidden/>
    <w:qFormat/>
    <w:rPr>
      <w:rFonts w:asciiTheme="minorHAnsi" w:eastAsiaTheme="minorEastAsia" w:hAnsiTheme="minorHAnsi" w:cstheme="minorBidi"/>
      <w:sz w:val="21"/>
      <w:szCs w:val="24"/>
    </w:rPr>
  </w:style>
  <w:style w:type="paragraph" w:customStyle="1" w:styleId="112">
    <w:name w:val="修订11"/>
    <w:hidden/>
    <w:uiPriority w:val="99"/>
    <w:semiHidden/>
    <w:qFormat/>
    <w:rPr>
      <w:rFonts w:asciiTheme="minorHAnsi" w:eastAsiaTheme="minorEastAsia" w:hAnsiTheme="minorHAnsi" w:cstheme="minorBidi"/>
      <w:sz w:val="21"/>
      <w:szCs w:val="24"/>
    </w:rPr>
  </w:style>
  <w:style w:type="paragraph" w:customStyle="1" w:styleId="120">
    <w:name w:val="修订12"/>
    <w:hidden/>
    <w:uiPriority w:val="99"/>
    <w:semiHidden/>
    <w:qFormat/>
    <w:rPr>
      <w:rFonts w:asciiTheme="minorHAnsi" w:eastAsiaTheme="minorEastAsia" w:hAnsiTheme="minorHAnsi" w:cstheme="minorBidi"/>
      <w:sz w:val="21"/>
      <w:szCs w:val="24"/>
    </w:rPr>
  </w:style>
  <w:style w:type="paragraph" w:customStyle="1" w:styleId="18">
    <w:name w:val="题注1"/>
    <w:basedOn w:val="Normal"/>
    <w:qFormat/>
    <w:pPr>
      <w:keepNext/>
      <w:jc w:val="center"/>
    </w:pPr>
    <w:rPr>
      <w:rFonts w:cs="Times New Roman"/>
      <w:sz w:val="22"/>
      <w:lang w:val="en-GB"/>
    </w:rPr>
  </w:style>
  <w:style w:type="paragraph" w:customStyle="1" w:styleId="130">
    <w:name w:val="修订13"/>
    <w:hidden/>
    <w:uiPriority w:val="99"/>
    <w:unhideWhenUsed/>
    <w:qFormat/>
    <w:rPr>
      <w:rFonts w:asciiTheme="minorHAnsi" w:eastAsiaTheme="minorEastAsia" w:hAnsiTheme="minorHAnsi" w:cstheme="minorBidi"/>
      <w:sz w:val="21"/>
      <w:szCs w:val="24"/>
    </w:rPr>
  </w:style>
  <w:style w:type="paragraph" w:customStyle="1" w:styleId="140">
    <w:name w:val="修订14"/>
    <w:hidden/>
    <w:uiPriority w:val="99"/>
    <w:semiHidden/>
    <w:qFormat/>
    <w:rPr>
      <w:rFonts w:asciiTheme="minorHAnsi" w:eastAsiaTheme="minorEastAsia" w:hAnsiTheme="minorHAnsi" w:cstheme="minorBidi"/>
      <w:sz w:val="21"/>
      <w:szCs w:val="24"/>
    </w:rPr>
  </w:style>
  <w:style w:type="paragraph" w:customStyle="1" w:styleId="150">
    <w:name w:val="修订15"/>
    <w:hidden/>
    <w:uiPriority w:val="99"/>
    <w:semiHidden/>
    <w:qFormat/>
    <w:rPr>
      <w:rFonts w:asciiTheme="minorHAnsi" w:eastAsiaTheme="minorEastAsia" w:hAnsiTheme="minorHAnsi" w:cstheme="minorBidi"/>
      <w:sz w:val="21"/>
      <w:szCs w:val="24"/>
    </w:rPr>
  </w:style>
  <w:style w:type="character" w:customStyle="1" w:styleId="22">
    <w:name w:val="未处理的提及2"/>
    <w:basedOn w:val="DefaultParagraphFont"/>
    <w:uiPriority w:val="99"/>
    <w:semiHidden/>
    <w:unhideWhenUsed/>
    <w:qFormat/>
    <w:rPr>
      <w:color w:val="605E5C"/>
      <w:shd w:val="clear" w:color="auto" w:fill="E1DFDD"/>
    </w:rPr>
  </w:style>
  <w:style w:type="paragraph" w:customStyle="1" w:styleId="160">
    <w:name w:val="修订16"/>
    <w:hidden/>
    <w:uiPriority w:val="99"/>
    <w:semiHidden/>
    <w:rPr>
      <w:rFonts w:asciiTheme="minorHAnsi" w:eastAsiaTheme="minorEastAsia" w:hAnsiTheme="minorHAnsi" w:cstheme="minorBidi"/>
      <w:sz w:val="21"/>
      <w:szCs w:val="24"/>
    </w:rPr>
  </w:style>
  <w:style w:type="paragraph" w:customStyle="1" w:styleId="170">
    <w:name w:val="修订17"/>
    <w:hidden/>
    <w:uiPriority w:val="99"/>
    <w:unhideWhenUsed/>
    <w:rPr>
      <w:rFonts w:asciiTheme="minorHAnsi" w:eastAsiaTheme="minorEastAsia" w:hAnsiTheme="minorHAnsi" w:cstheme="minorBidi"/>
      <w:sz w:val="21"/>
      <w:szCs w:val="24"/>
    </w:rPr>
  </w:style>
  <w:style w:type="paragraph" w:customStyle="1" w:styleId="180">
    <w:name w:val="修订18"/>
    <w:hidden/>
    <w:uiPriority w:val="99"/>
    <w:unhideWhenUsed/>
    <w:qFormat/>
    <w:rPr>
      <w:rFonts w:asciiTheme="minorHAnsi" w:eastAsiaTheme="minorEastAsia" w:hAnsiTheme="minorHAnsi" w:cstheme="minorBidi"/>
      <w:sz w:val="21"/>
      <w:szCs w:val="24"/>
    </w:rPr>
  </w:style>
  <w:style w:type="paragraph" w:customStyle="1" w:styleId="19">
    <w:name w:val="修订19"/>
    <w:hidden/>
    <w:uiPriority w:val="99"/>
    <w:unhideWhenUsed/>
    <w:qFormat/>
    <w:rPr>
      <w:rFonts w:asciiTheme="minorHAnsi" w:eastAsiaTheme="minorEastAsia" w:hAnsiTheme="minorHAnsi" w:cstheme="minorBidi"/>
      <w:sz w:val="21"/>
      <w:szCs w:val="24"/>
    </w:rPr>
  </w:style>
  <w:style w:type="paragraph" w:customStyle="1" w:styleId="200">
    <w:name w:val="修订20"/>
    <w:hidden/>
    <w:uiPriority w:val="99"/>
    <w:semiHidden/>
    <w:rPr>
      <w:rFonts w:asciiTheme="minorHAnsi" w:eastAsiaTheme="minorEastAsia" w:hAnsiTheme="minorHAnsi" w:cstheme="minorBidi"/>
      <w:sz w:val="21"/>
      <w:szCs w:val="24"/>
    </w:rPr>
  </w:style>
  <w:style w:type="paragraph" w:customStyle="1" w:styleId="Default">
    <w:name w:val="Default"/>
    <w:rsid w:val="004117E4"/>
    <w:pPr>
      <w:widowControl w:val="0"/>
      <w:autoSpaceDE w:val="0"/>
      <w:autoSpaceDN w:val="0"/>
      <w:adjustRightInd w:val="0"/>
    </w:pPr>
    <w:rPr>
      <w:rFonts w:ascii="Charis SIL" w:eastAsia="Charis SIL" w:cs="Charis SIL"/>
      <w:color w:val="000000"/>
      <w:sz w:val="24"/>
      <w:szCs w:val="24"/>
    </w:rPr>
  </w:style>
  <w:style w:type="paragraph" w:styleId="Revision">
    <w:name w:val="Revision"/>
    <w:hidden/>
    <w:uiPriority w:val="99"/>
    <w:semiHidden/>
    <w:rsid w:val="005528DC"/>
    <w:rPr>
      <w:rFonts w:asciiTheme="minorHAnsi" w:eastAsiaTheme="minorEastAsia" w:hAnsiTheme="minorHAnsi" w:cstheme="minorBidi"/>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6441467">
      <w:bodyDiv w:val="1"/>
      <w:marLeft w:val="0"/>
      <w:marRight w:val="0"/>
      <w:marTop w:val="0"/>
      <w:marBottom w:val="0"/>
      <w:divBdr>
        <w:top w:val="none" w:sz="0" w:space="0" w:color="auto"/>
        <w:left w:val="none" w:sz="0" w:space="0" w:color="auto"/>
        <w:bottom w:val="none" w:sz="0" w:space="0" w:color="auto"/>
        <w:right w:val="none" w:sz="0" w:space="0" w:color="auto"/>
      </w:divBdr>
    </w:div>
    <w:div w:id="190063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3.bin"/><Relationship Id="rId26" Type="http://schemas.openxmlformats.org/officeDocument/2006/relationships/image" Target="media/image10.svg"/><Relationship Id="rId3" Type="http://schemas.openxmlformats.org/officeDocument/2006/relationships/customXml" Target="../customXml/item3.xml"/><Relationship Id="rId21" Type="http://schemas.openxmlformats.org/officeDocument/2006/relationships/image" Target="media/image7.wmf"/><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wmf"/><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6.wmf"/><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Arial"/>
      </a:majorFont>
      <a:minorFont>
        <a:latin typeface="Calibri"/>
        <a:ea typeface="宋体"/>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2:59:49.204"/>
    </inkml:context>
    <inkml:brush xml:id="br0">
      <inkml:brushProperty name="width" value="0.035" units="cm"/>
      <inkml:brushProperty name="height" value="0.035" units="cm"/>
      <inkml:brushProperty name="color" value="#E71224"/>
    </inkml:brush>
  </inkml:definitions>
  <inkml:trace contextRef="#ctx0" brushRef="#br0">0 0 24575,'2'0'0,"-1"1"0,1-1 0,-1 0 0,1 0 0,-1 1 0,1-1 0,-1 1 0,1-1 0,-1 1 0,2 1 0,9 4 0,191 78 0,21 1-861,112 37-2582,129 36 1865,130 32-1289,117 30 1542,65 15-1107,-31-14 1417,-59-25-611,-71-27 1162,-86-35 237,-92-31 170,-96-29 57,-77-22 282,21-5 1165,154 31 1138,536 149-130,244 51 757,-565-170-1715,-4-31-737,-632-75-453,71 7 1368,109-2 0,-174-6-1672,0 1 1,0 1-1,42 10 0,-11-2-1381,-13-4-5448</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2:59:37.862"/>
    </inkml:context>
    <inkml:brush xml:id="br0">
      <inkml:brushProperty name="width" value="0.035" units="cm"/>
      <inkml:brushProperty name="height" value="0.035" units="cm"/>
      <inkml:brushProperty name="color" value="#E71224"/>
    </inkml:brush>
  </inkml:definitions>
  <inkml:trace contextRef="#ctx0" brushRef="#br0">1 0 24575,'31'8'0,"32"14"0,-28-9 0,112 43-599,94 36-1798,135 42 739,146 36-2578,132 23 2808,703 169-1149,13-29 554,-909-223 1935,-101-21-267,-81-16 267,-63-7 432,163 77 1225,24 7 1510,75-17 447,-104-33-1759,245 99-49,-559-177-6463</inkml:trace>
</inkml:ink>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A91249-C027-49D4-B2AC-09C9862EB409}">
  <ds:schemaRefs>
    <ds:schemaRef ds:uri="http://www.w3.org/2003/InkML"/>
  </ds:schemaRefs>
</ds:datastoreItem>
</file>

<file path=customXml/itemProps3.xml><?xml version="1.0" encoding="utf-8"?>
<ds:datastoreItem xmlns:ds="http://schemas.openxmlformats.org/officeDocument/2006/customXml" ds:itemID="{B1977F7D-205B-4081-913C-38D41E755F92}">
  <ds:schemaRefs>
    <ds:schemaRef ds:uri="http://www.w3.org/2003/InkML"/>
  </ds:schemaRefs>
</ds:datastoreItem>
</file>

<file path=customXml/itemProps4.xml><?xml version="1.0" encoding="utf-8"?>
<ds:datastoreItem xmlns:ds="http://schemas.openxmlformats.org/officeDocument/2006/customXml" ds:itemID="{FA7EAC0A-0347-4E2F-A014-44AD8F506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25</Pages>
  <Words>4152</Words>
  <Characters>23673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pippin hsu</cp:lastModifiedBy>
  <cp:revision>39</cp:revision>
  <dcterms:created xsi:type="dcterms:W3CDTF">2026-09-09T05:59:00Z</dcterms:created>
  <dcterms:modified xsi:type="dcterms:W3CDTF">2026-09-30T05:58:00Z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11AF58EC8009412090687ECB8D9FD8AF_13</vt:lpwstr>
  </property>
  <property fmtid="{D5CDD505-2E9C-101B-9397-08002B2CF9AE}" pid="4" name="KSOTemplateDocerSaveRecord">
    <vt:lpwstr>eyJoZGlkIjoiMTU5NmQzOWU4MTQxOThhMjQ1NGZhMDdlOWJmOWRmODUiLCJ1c2VySWQiOiIxMjkwODYwMjE3In0=</vt:lpwstr>
  </property>
  <property fmtid="{D5CDD505-2E9C-101B-9397-08002B2CF9AE}" pid="5" name="ZOTERO_PREF_1">
    <vt:lpwstr>&lt;data data-version="3" zotero-version="7.0.15"&gt;&lt;session id="H2lBFqOf"/&gt;&lt;style id="http://www.zotero.org/styles/gb-t-7714-2015-author-date-bilingual-no-uppercase-no-url-doi-full-width-parentheses" hasBibliography="1" bibliographyStyleHasBeenSet="1"/&gt;&lt;prefs</vt:lpwstr>
  </property>
  <property fmtid="{D5CDD505-2E9C-101B-9397-08002B2CF9AE}" pid="6" name="ZOTERO_PREF_2">
    <vt:lpwstr>&gt;&lt;pref name="fieldType" value="Field"/&gt;&lt;pref name="automaticJournalAbbreviations" value="true"/&gt;&lt;/prefs&gt;&lt;/data&gt;</vt:lpwstr>
  </property>
</Properties>
</file>